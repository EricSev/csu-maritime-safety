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79EA9" w14:textId="315C68C9" w:rsidR="00FF4FEB" w:rsidRPr="000E4CCC" w:rsidRDefault="00FF4FEB" w:rsidP="00FF4FEB">
      <w:pPr>
        <w:shd w:val="clear" w:color="auto" w:fill="7E99AA"/>
        <w:spacing w:line="276" w:lineRule="auto"/>
        <w:jc w:val="both"/>
        <w:rPr>
          <w:rFonts w:cstheme="minorHAnsi"/>
          <w:color w:val="FFFFFF" w:themeColor="background1"/>
          <w:sz w:val="21"/>
          <w:szCs w:val="21"/>
        </w:rPr>
      </w:pPr>
      <w:bookmarkStart w:id="0" w:name="_Hlk140663667"/>
      <w:bookmarkStart w:id="1" w:name="_Hlk139520258"/>
      <w:bookmarkStart w:id="2" w:name="_Hlk139520422"/>
      <w:r w:rsidRPr="000E4CCC">
        <w:rPr>
          <w:rFonts w:cstheme="minorHAnsi"/>
          <w:b/>
          <w:bCs/>
          <w:color w:val="FFFFFF" w:themeColor="background1"/>
          <w:sz w:val="21"/>
          <w:szCs w:val="21"/>
        </w:rPr>
        <w:t xml:space="preserve">Solutions-at-Work </w:t>
      </w:r>
      <w:r w:rsidRPr="000E4CCC">
        <w:rPr>
          <w:rFonts w:cstheme="minorHAnsi"/>
          <w:color w:val="FFFFFF" w:themeColor="background1"/>
          <w:sz w:val="21"/>
          <w:szCs w:val="21"/>
        </w:rPr>
        <w:t>or “</w:t>
      </w:r>
      <w:r w:rsidRPr="000E4CCC">
        <w:rPr>
          <w:rFonts w:cstheme="minorHAnsi"/>
          <w:b/>
          <w:bCs/>
          <w:color w:val="FFFFFF" w:themeColor="background1"/>
          <w:sz w:val="21"/>
          <w:szCs w:val="21"/>
        </w:rPr>
        <w:t>SAW</w:t>
      </w:r>
      <w:r w:rsidRPr="000E4CCC">
        <w:rPr>
          <w:rFonts w:cstheme="minorHAnsi"/>
          <w:color w:val="FFFFFF" w:themeColor="background1"/>
          <w:sz w:val="21"/>
          <w:szCs w:val="21"/>
        </w:rPr>
        <w:t>”</w:t>
      </w:r>
      <w:r w:rsidRPr="000E4CCC">
        <w:rPr>
          <w:rFonts w:cstheme="minorHAnsi"/>
          <w:sz w:val="21"/>
          <w:szCs w:val="21"/>
        </w:rPr>
        <w:t xml:space="preserve"> </w:t>
      </w:r>
      <w:r w:rsidRPr="000E4CCC">
        <w:rPr>
          <w:rFonts w:cstheme="minorHAnsi"/>
          <w:color w:val="FFFFFF" w:themeColor="background1"/>
          <w:sz w:val="21"/>
          <w:szCs w:val="21"/>
        </w:rPr>
        <w:t xml:space="preserve">serve as an informative resource highlighting an operational solution that a Mutual Member has </w:t>
      </w:r>
      <w:r w:rsidR="001A3617" w:rsidRPr="000E4CCC">
        <w:rPr>
          <w:rFonts w:cstheme="minorHAnsi"/>
          <w:color w:val="FFFFFF" w:themeColor="background1"/>
          <w:sz w:val="21"/>
          <w:szCs w:val="21"/>
        </w:rPr>
        <w:t>implemented,</w:t>
      </w:r>
      <w:r w:rsidRPr="000E4CCC">
        <w:rPr>
          <w:rFonts w:cstheme="minorHAnsi"/>
          <w:color w:val="FFFFFF" w:themeColor="background1"/>
          <w:sz w:val="21"/>
          <w:szCs w:val="21"/>
        </w:rPr>
        <w:t xml:space="preserve"> </w:t>
      </w:r>
      <w:r w:rsidR="008802C9" w:rsidRPr="000E4CCC">
        <w:rPr>
          <w:rFonts w:cstheme="minorHAnsi"/>
          <w:color w:val="FFFFFF" w:themeColor="background1"/>
          <w:sz w:val="21"/>
          <w:szCs w:val="21"/>
        </w:rPr>
        <w:t xml:space="preserve">or a vendor has available </w:t>
      </w:r>
      <w:r w:rsidRPr="000E4CCC">
        <w:rPr>
          <w:rFonts w:cstheme="minorHAnsi"/>
          <w:color w:val="FFFFFF" w:themeColor="background1"/>
          <w:sz w:val="21"/>
          <w:szCs w:val="21"/>
        </w:rPr>
        <w:t xml:space="preserve">to reduce or eliminate risk in their work environment and reduce the risk to employees and the chance of injury. </w:t>
      </w:r>
      <w:r w:rsidR="00092162" w:rsidRPr="000E4CCC">
        <w:rPr>
          <w:rFonts w:cstheme="minorHAnsi"/>
          <w:color w:val="FFFFFF" w:themeColor="background1"/>
          <w:sz w:val="21"/>
          <w:szCs w:val="21"/>
        </w:rPr>
        <w:t>SAWs highlight our Members-Helping-Members culture to improve safety outcomes across our Mutual.</w:t>
      </w:r>
    </w:p>
    <w:bookmarkEnd w:id="0"/>
    <w:p w14:paraId="336A204F" w14:textId="4862298A" w:rsidR="00A07772" w:rsidRPr="000E4CCC" w:rsidRDefault="000A5F89" w:rsidP="003712BB">
      <w:pPr>
        <w:spacing w:after="0" w:line="276" w:lineRule="auto"/>
        <w:rPr>
          <w:sz w:val="21"/>
          <w:szCs w:val="21"/>
        </w:rPr>
      </w:pPr>
      <w:r w:rsidRPr="000E4CCC">
        <w:rPr>
          <w:sz w:val="21"/>
          <w:szCs w:val="21"/>
        </w:rPr>
        <w:t xml:space="preserve">Expanding opportunities for higher education is vital for incoming candidates and existing safety personnel in the maritime industry, as it ensures a well-trained workforce capable of maintaining high safety standards. </w:t>
      </w:r>
      <w:r w:rsidR="000E7B1D">
        <w:rPr>
          <w:sz w:val="21"/>
          <w:szCs w:val="21"/>
        </w:rPr>
        <w:t>Our</w:t>
      </w:r>
      <w:r w:rsidRPr="000E4CCC">
        <w:rPr>
          <w:sz w:val="21"/>
          <w:szCs w:val="21"/>
        </w:rPr>
        <w:t xml:space="preserve"> industry </w:t>
      </w:r>
      <w:r w:rsidR="006B3933">
        <w:rPr>
          <w:sz w:val="21"/>
          <w:szCs w:val="21"/>
        </w:rPr>
        <w:t>is challenged to identify</w:t>
      </w:r>
      <w:r w:rsidRPr="000E4CCC">
        <w:rPr>
          <w:sz w:val="21"/>
          <w:szCs w:val="21"/>
        </w:rPr>
        <w:t xml:space="preserve"> qualified safety professionals due to limited availability of specialized educational programs. </w:t>
      </w:r>
      <w:r w:rsidR="007411D5">
        <w:rPr>
          <w:sz w:val="21"/>
          <w:szCs w:val="21"/>
        </w:rPr>
        <w:t>I</w:t>
      </w:r>
      <w:r w:rsidRPr="000E4CCC">
        <w:rPr>
          <w:sz w:val="21"/>
          <w:szCs w:val="21"/>
        </w:rPr>
        <w:t xml:space="preserve">ncreasing access to </w:t>
      </w:r>
      <w:r w:rsidR="000E4CCC">
        <w:rPr>
          <w:sz w:val="21"/>
          <w:szCs w:val="21"/>
        </w:rPr>
        <w:t>higher education</w:t>
      </w:r>
      <w:r w:rsidRPr="000E4CCC">
        <w:rPr>
          <w:sz w:val="21"/>
          <w:szCs w:val="21"/>
        </w:rPr>
        <w:t xml:space="preserve"> and degree programs</w:t>
      </w:r>
      <w:r w:rsidR="007411D5">
        <w:rPr>
          <w:sz w:val="21"/>
          <w:szCs w:val="21"/>
        </w:rPr>
        <w:t xml:space="preserve"> enables n</w:t>
      </w:r>
      <w:r w:rsidRPr="000E4CCC">
        <w:rPr>
          <w:sz w:val="21"/>
          <w:szCs w:val="21"/>
        </w:rPr>
        <w:t xml:space="preserve">ew entrants </w:t>
      </w:r>
      <w:r w:rsidR="007411D5">
        <w:rPr>
          <w:sz w:val="21"/>
          <w:szCs w:val="21"/>
        </w:rPr>
        <w:t>to</w:t>
      </w:r>
      <w:r w:rsidRPr="000E4CCC">
        <w:rPr>
          <w:sz w:val="21"/>
          <w:szCs w:val="21"/>
        </w:rPr>
        <w:t xml:space="preserve"> develop essential skills, while experienced personnel can </w:t>
      </w:r>
      <w:r w:rsidR="00141FEC">
        <w:rPr>
          <w:sz w:val="21"/>
          <w:szCs w:val="21"/>
        </w:rPr>
        <w:t>remain current</w:t>
      </w:r>
      <w:r w:rsidRPr="000E4CCC">
        <w:rPr>
          <w:sz w:val="21"/>
          <w:szCs w:val="21"/>
        </w:rPr>
        <w:t xml:space="preserve"> with evolving safety regulations and best practices. Strengthening educational opportunities will help bridge the workforce gap </w:t>
      </w:r>
      <w:r w:rsidR="006C27BF">
        <w:rPr>
          <w:sz w:val="21"/>
          <w:szCs w:val="21"/>
        </w:rPr>
        <w:t>and</w:t>
      </w:r>
      <w:r w:rsidRPr="000E4CCC">
        <w:rPr>
          <w:sz w:val="21"/>
          <w:szCs w:val="21"/>
        </w:rPr>
        <w:t xml:space="preserve"> enhance overall maritime safety, reducing risks and improving operational efficiency.</w:t>
      </w:r>
    </w:p>
    <w:p w14:paraId="542904FB" w14:textId="77777777" w:rsidR="006C27BF" w:rsidRDefault="006C27BF" w:rsidP="000A5F89">
      <w:pPr>
        <w:spacing w:after="0" w:line="276" w:lineRule="auto"/>
        <w:rPr>
          <w:rFonts w:cstheme="minorHAnsi"/>
          <w:b/>
          <w:bCs/>
          <w:color w:val="002060"/>
          <w:sz w:val="24"/>
          <w:szCs w:val="24"/>
        </w:rPr>
      </w:pPr>
    </w:p>
    <w:p w14:paraId="5826F1A7" w14:textId="78E068FF" w:rsidR="000A5F89" w:rsidRPr="000E4CCC" w:rsidRDefault="00ED10C2" w:rsidP="000A5F89">
      <w:pPr>
        <w:spacing w:after="0" w:line="276" w:lineRule="auto"/>
        <w:rPr>
          <w:rFonts w:cstheme="minorHAnsi"/>
          <w:sz w:val="21"/>
          <w:szCs w:val="21"/>
        </w:rPr>
      </w:pPr>
      <w:r w:rsidRPr="000E4CCC">
        <w:rPr>
          <w:rFonts w:cstheme="minorHAnsi"/>
          <w:b/>
          <w:bCs/>
          <w:color w:val="002060"/>
          <w:sz w:val="24"/>
          <w:szCs w:val="24"/>
        </w:rPr>
        <w:t>Recognized Ha</w:t>
      </w:r>
      <w:r w:rsidR="004E377C" w:rsidRPr="000E4CCC">
        <w:rPr>
          <w:rFonts w:cstheme="minorHAnsi"/>
          <w:b/>
          <w:bCs/>
          <w:color w:val="002060"/>
          <w:sz w:val="24"/>
          <w:szCs w:val="24"/>
        </w:rPr>
        <w:t>z</w:t>
      </w:r>
      <w:r w:rsidRPr="000E4CCC">
        <w:rPr>
          <w:rFonts w:cstheme="minorHAnsi"/>
          <w:b/>
          <w:bCs/>
          <w:color w:val="002060"/>
          <w:sz w:val="24"/>
          <w:szCs w:val="24"/>
        </w:rPr>
        <w:t>ard:</w:t>
      </w:r>
      <w:r w:rsidR="00182500" w:rsidRPr="000E4CCC">
        <w:rPr>
          <w:rFonts w:cstheme="minorHAnsi"/>
          <w:sz w:val="21"/>
          <w:szCs w:val="21"/>
        </w:rPr>
        <w:t xml:space="preserve"> </w:t>
      </w:r>
    </w:p>
    <w:p w14:paraId="783234B1" w14:textId="0E822590" w:rsidR="000A5F89" w:rsidRPr="000E4CCC" w:rsidRDefault="000A5F89" w:rsidP="000A5F89">
      <w:pPr>
        <w:spacing w:after="0" w:line="276" w:lineRule="auto"/>
        <w:rPr>
          <w:rFonts w:cstheme="minorHAnsi"/>
          <w:b/>
          <w:bCs/>
          <w:color w:val="002060"/>
          <w:sz w:val="21"/>
          <w:szCs w:val="21"/>
        </w:rPr>
      </w:pPr>
      <w:r w:rsidRPr="000E4CCC">
        <w:rPr>
          <w:rFonts w:cstheme="minorHAnsi"/>
          <w:sz w:val="21"/>
          <w:szCs w:val="21"/>
        </w:rPr>
        <w:t>T</w:t>
      </w:r>
      <w:r w:rsidRPr="000E4CCC">
        <w:rPr>
          <w:sz w:val="21"/>
          <w:szCs w:val="21"/>
        </w:rPr>
        <w:t>he shortage of</w:t>
      </w:r>
      <w:r w:rsidR="005E6A74" w:rsidRPr="000E4CCC">
        <w:rPr>
          <w:sz w:val="21"/>
          <w:szCs w:val="21"/>
        </w:rPr>
        <w:t xml:space="preserve"> higher</w:t>
      </w:r>
      <w:r w:rsidRPr="000E4CCC">
        <w:rPr>
          <w:sz w:val="21"/>
          <w:szCs w:val="21"/>
        </w:rPr>
        <w:t xml:space="preserve"> education programs results in a limited pool of candidates </w:t>
      </w:r>
      <w:r w:rsidR="005E6A74" w:rsidRPr="000E4CCC">
        <w:rPr>
          <w:sz w:val="21"/>
          <w:szCs w:val="21"/>
        </w:rPr>
        <w:t xml:space="preserve">familiar with the maritime industry </w:t>
      </w:r>
      <w:r w:rsidRPr="000E4CCC">
        <w:rPr>
          <w:sz w:val="21"/>
          <w:szCs w:val="21"/>
        </w:rPr>
        <w:t xml:space="preserve">for open positions, </w:t>
      </w:r>
      <w:r w:rsidR="008329F2">
        <w:rPr>
          <w:sz w:val="21"/>
          <w:szCs w:val="21"/>
        </w:rPr>
        <w:t>making staffing a challenge</w:t>
      </w:r>
      <w:r w:rsidRPr="000E4CCC">
        <w:rPr>
          <w:sz w:val="21"/>
          <w:szCs w:val="21"/>
        </w:rPr>
        <w:t xml:space="preserve">, </w:t>
      </w:r>
      <w:r w:rsidR="004C6418">
        <w:rPr>
          <w:sz w:val="21"/>
          <w:szCs w:val="21"/>
        </w:rPr>
        <w:t xml:space="preserve">less </w:t>
      </w:r>
      <w:r w:rsidRPr="000E4CCC">
        <w:rPr>
          <w:sz w:val="21"/>
          <w:szCs w:val="21"/>
        </w:rPr>
        <w:t xml:space="preserve">effective risk management, and higher likelihood of preventable </w:t>
      </w:r>
      <w:r w:rsidR="005E6A74" w:rsidRPr="000E4CCC">
        <w:rPr>
          <w:sz w:val="21"/>
          <w:szCs w:val="21"/>
        </w:rPr>
        <w:t>incidents</w:t>
      </w:r>
      <w:r w:rsidRPr="000E4CCC">
        <w:rPr>
          <w:sz w:val="21"/>
          <w:szCs w:val="21"/>
        </w:rPr>
        <w:t>.</w:t>
      </w:r>
    </w:p>
    <w:p w14:paraId="17B8F424" w14:textId="70B2B9F9" w:rsidR="000E4CCC" w:rsidRDefault="000E4CCC" w:rsidP="00C6031D">
      <w:pPr>
        <w:spacing w:after="0" w:line="276" w:lineRule="auto"/>
        <w:jc w:val="both"/>
        <w:rPr>
          <w:rFonts w:cstheme="minorHAnsi"/>
          <w:b/>
          <w:bCs/>
          <w:color w:val="002060"/>
          <w:sz w:val="24"/>
          <w:szCs w:val="24"/>
        </w:rPr>
      </w:pPr>
    </w:p>
    <w:p w14:paraId="3EDDB228" w14:textId="1687924C" w:rsidR="00F05CF6" w:rsidRPr="000E4CCC" w:rsidRDefault="00FE1C84" w:rsidP="00C6031D">
      <w:pPr>
        <w:spacing w:after="0" w:line="276" w:lineRule="auto"/>
        <w:jc w:val="both"/>
        <w:rPr>
          <w:rFonts w:cstheme="minorHAnsi"/>
          <w:b/>
          <w:bCs/>
          <w:color w:val="002060"/>
          <w:sz w:val="21"/>
          <w:szCs w:val="21"/>
        </w:rPr>
      </w:pPr>
      <w:r w:rsidRPr="000E4CCC">
        <w:rPr>
          <w:noProof/>
          <w:sz w:val="24"/>
          <w:szCs w:val="24"/>
        </w:rPr>
        <w:drawing>
          <wp:anchor distT="0" distB="0" distL="114300" distR="114300" simplePos="0" relativeHeight="251658240" behindDoc="1" locked="0" layoutInCell="1" allowOverlap="1" wp14:anchorId="78ECEC2D" wp14:editId="6719D53A">
            <wp:simplePos x="0" y="0"/>
            <wp:positionH relativeFrom="column">
              <wp:posOffset>4933950</wp:posOffset>
            </wp:positionH>
            <wp:positionV relativeFrom="paragraph">
              <wp:posOffset>91440</wp:posOffset>
            </wp:positionV>
            <wp:extent cx="1841500" cy="1492250"/>
            <wp:effectExtent l="0" t="0" r="6350" b="0"/>
            <wp:wrapTight wrapText="bothSides">
              <wp:wrapPolygon edited="0">
                <wp:start x="0" y="0"/>
                <wp:lineTo x="0" y="21232"/>
                <wp:lineTo x="21451" y="21232"/>
                <wp:lineTo x="21451" y="0"/>
                <wp:lineTo x="0" y="0"/>
              </wp:wrapPolygon>
            </wp:wrapTight>
            <wp:docPr id="4374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1500" cy="1492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5615" w:rsidRPr="000E4CCC">
        <w:rPr>
          <w:rFonts w:cstheme="minorHAnsi"/>
          <w:b/>
          <w:bCs/>
          <w:color w:val="002060"/>
          <w:sz w:val="24"/>
          <w:szCs w:val="24"/>
        </w:rPr>
        <w:t>SA</w:t>
      </w:r>
      <w:r w:rsidR="00ED10C2" w:rsidRPr="000E4CCC">
        <w:rPr>
          <w:rFonts w:cstheme="minorHAnsi"/>
          <w:b/>
          <w:bCs/>
          <w:color w:val="002060"/>
          <w:sz w:val="24"/>
          <w:szCs w:val="24"/>
        </w:rPr>
        <w:t>W Solution:</w:t>
      </w:r>
      <w:r w:rsidR="00AE26B5" w:rsidRPr="000E4CCC">
        <w:rPr>
          <w:rFonts w:cstheme="minorHAnsi"/>
          <w:b/>
          <w:bCs/>
          <w:color w:val="002060"/>
          <w:sz w:val="21"/>
          <w:szCs w:val="21"/>
        </w:rPr>
        <w:tab/>
      </w:r>
    </w:p>
    <w:bookmarkEnd w:id="1"/>
    <w:bookmarkEnd w:id="2"/>
    <w:p w14:paraId="4B1B718F" w14:textId="79143022" w:rsidR="00DD635F" w:rsidRDefault="005E6A74" w:rsidP="003B6597">
      <w:pPr>
        <w:shd w:val="clear" w:color="auto" w:fill="FFFFFF"/>
        <w:spacing w:after="0" w:line="300" w:lineRule="atLeast"/>
        <w:rPr>
          <w:rFonts w:eastAsia="Times New Roman" w:cstheme="minorHAnsi"/>
          <w:kern w:val="0"/>
          <w:sz w:val="21"/>
          <w:szCs w:val="21"/>
          <w14:ligatures w14:val="none"/>
        </w:rPr>
      </w:pPr>
      <w:r w:rsidRPr="000E4CCC">
        <w:rPr>
          <w:rFonts w:cstheme="minorHAnsi"/>
          <w:bCs/>
          <w:sz w:val="21"/>
          <w:szCs w:val="21"/>
        </w:rPr>
        <w:t>Signal Mutual has partnered with Columbia Southern University</w:t>
      </w:r>
      <w:r w:rsidR="007D338A" w:rsidRPr="000E4CCC">
        <w:rPr>
          <w:rFonts w:cstheme="minorHAnsi"/>
          <w:bCs/>
          <w:sz w:val="21"/>
          <w:szCs w:val="21"/>
        </w:rPr>
        <w:t xml:space="preserve"> (CSU)</w:t>
      </w:r>
      <w:r w:rsidRPr="000E4CCC">
        <w:rPr>
          <w:rFonts w:cstheme="minorHAnsi"/>
          <w:bCs/>
          <w:sz w:val="21"/>
          <w:szCs w:val="21"/>
        </w:rPr>
        <w:t xml:space="preserve"> to develop a</w:t>
      </w:r>
      <w:r w:rsidR="007D338A" w:rsidRPr="000E4CCC">
        <w:rPr>
          <w:rFonts w:cstheme="minorHAnsi"/>
          <w:bCs/>
          <w:sz w:val="21"/>
          <w:szCs w:val="21"/>
        </w:rPr>
        <w:t xml:space="preserve"> safety and health</w:t>
      </w:r>
      <w:r w:rsidRPr="000E4CCC">
        <w:rPr>
          <w:rFonts w:cstheme="minorHAnsi"/>
          <w:bCs/>
          <w:sz w:val="21"/>
          <w:szCs w:val="21"/>
        </w:rPr>
        <w:t xml:space="preserve"> curriculum specific to the maritime industry. These courses have been chosen by Signal Mutual </w:t>
      </w:r>
      <w:r w:rsidR="005B5858">
        <w:rPr>
          <w:rFonts w:cstheme="minorHAnsi"/>
          <w:bCs/>
          <w:sz w:val="21"/>
          <w:szCs w:val="21"/>
        </w:rPr>
        <w:t xml:space="preserve">Members and </w:t>
      </w:r>
      <w:r w:rsidRPr="000E4CCC">
        <w:rPr>
          <w:rFonts w:cstheme="minorHAnsi"/>
          <w:bCs/>
          <w:sz w:val="21"/>
          <w:szCs w:val="21"/>
        </w:rPr>
        <w:t>reflects what is most important to employers</w:t>
      </w:r>
      <w:r w:rsidR="005B5858">
        <w:rPr>
          <w:rFonts w:cstheme="minorHAnsi"/>
          <w:bCs/>
          <w:sz w:val="21"/>
          <w:szCs w:val="21"/>
        </w:rPr>
        <w:t xml:space="preserve"> in the maritime industry</w:t>
      </w:r>
      <w:r w:rsidRPr="000E4CCC">
        <w:rPr>
          <w:rFonts w:cstheme="minorHAnsi"/>
          <w:bCs/>
          <w:sz w:val="21"/>
          <w:szCs w:val="21"/>
        </w:rPr>
        <w:t xml:space="preserve"> when choosing </w:t>
      </w:r>
      <w:r w:rsidR="005E19E7" w:rsidRPr="000E4CCC">
        <w:rPr>
          <w:rFonts w:cstheme="minorHAnsi"/>
          <w:bCs/>
          <w:sz w:val="21"/>
          <w:szCs w:val="21"/>
        </w:rPr>
        <w:t>a safety candidate</w:t>
      </w:r>
      <w:r w:rsidRPr="000E4CCC">
        <w:rPr>
          <w:rFonts w:cstheme="minorHAnsi"/>
          <w:bCs/>
          <w:sz w:val="21"/>
          <w:szCs w:val="21"/>
        </w:rPr>
        <w:t>.</w:t>
      </w:r>
      <w:r w:rsidR="003B6597" w:rsidRPr="000E4CCC">
        <w:rPr>
          <w:rFonts w:ascii="Arial" w:eastAsia="Times New Roman" w:hAnsi="Arial" w:cs="Arial"/>
          <w:b/>
          <w:bCs/>
          <w:color w:val="555555"/>
          <w:kern w:val="0"/>
          <w:sz w:val="21"/>
          <w:szCs w:val="21"/>
          <w14:ligatures w14:val="none"/>
        </w:rPr>
        <w:t xml:space="preserve"> </w:t>
      </w:r>
      <w:r w:rsidR="003B6597" w:rsidRPr="000E4CCC">
        <w:rPr>
          <w:rFonts w:eastAsia="Times New Roman" w:cstheme="minorHAnsi"/>
          <w:kern w:val="0"/>
          <w:sz w:val="21"/>
          <w:szCs w:val="21"/>
          <w14:ligatures w14:val="none"/>
        </w:rPr>
        <w:t xml:space="preserve">Columbia Southern University is the leader in occupational safety and health education. Taught by experienced safety experts, CSU’s online bachelor’s and master’s safety degree programs are recognized by the Board of Certified Safety Professionals as Qualified Academic Programs. </w:t>
      </w:r>
      <w:r w:rsidR="00463E0E">
        <w:rPr>
          <w:rFonts w:eastAsia="Times New Roman" w:cstheme="minorHAnsi"/>
          <w:kern w:val="0"/>
          <w:sz w:val="21"/>
          <w:szCs w:val="21"/>
          <w14:ligatures w14:val="none"/>
        </w:rPr>
        <w:t xml:space="preserve"> </w:t>
      </w:r>
    </w:p>
    <w:p w14:paraId="182A0F29" w14:textId="77777777" w:rsidR="00DD635F" w:rsidRDefault="00DD635F" w:rsidP="003B6597">
      <w:pPr>
        <w:shd w:val="clear" w:color="auto" w:fill="FFFFFF"/>
        <w:spacing w:after="0" w:line="300" w:lineRule="atLeast"/>
        <w:rPr>
          <w:rFonts w:eastAsia="Times New Roman" w:cstheme="minorHAnsi"/>
          <w:kern w:val="0"/>
          <w:sz w:val="21"/>
          <w:szCs w:val="21"/>
          <w14:ligatures w14:val="none"/>
        </w:rPr>
      </w:pPr>
    </w:p>
    <w:p w14:paraId="359D938B" w14:textId="76E05BAE" w:rsidR="003B6597" w:rsidRPr="0096693A" w:rsidRDefault="003B6597" w:rsidP="003B6597">
      <w:pPr>
        <w:shd w:val="clear" w:color="auto" w:fill="FFFFFF"/>
        <w:spacing w:after="0" w:line="300" w:lineRule="atLeast"/>
        <w:rPr>
          <w:rFonts w:eastAsia="Times New Roman" w:cstheme="minorHAnsi"/>
          <w:color w:val="555555"/>
          <w:kern w:val="0"/>
          <w:sz w:val="21"/>
          <w:szCs w:val="21"/>
          <w14:ligatures w14:val="none"/>
        </w:rPr>
      </w:pPr>
      <w:r w:rsidRPr="000E4CCC">
        <w:rPr>
          <w:rFonts w:eastAsia="Times New Roman" w:cstheme="minorHAnsi"/>
          <w:kern w:val="0"/>
          <w:sz w:val="21"/>
          <w:szCs w:val="21"/>
          <w14:ligatures w14:val="none"/>
        </w:rPr>
        <w:t>V</w:t>
      </w:r>
      <w:r w:rsidRPr="0096693A">
        <w:rPr>
          <w:rFonts w:eastAsia="Times New Roman" w:cstheme="minorHAnsi"/>
          <w:kern w:val="0"/>
          <w:sz w:val="21"/>
          <w:szCs w:val="21"/>
          <w14:ligatures w14:val="none"/>
        </w:rPr>
        <w:t>isit </w:t>
      </w:r>
      <w:hyperlink r:id="rId8" w:history="1">
        <w:r w:rsidRPr="0096693A">
          <w:rPr>
            <w:rStyle w:val="Hyperlink"/>
            <w:rFonts w:eastAsia="Times New Roman" w:cstheme="minorHAnsi"/>
            <w:color w:val="auto"/>
            <w:kern w:val="0"/>
            <w:sz w:val="21"/>
            <w:szCs w:val="21"/>
            <w14:ligatures w14:val="none"/>
          </w:rPr>
          <w:t>ColumbiaSouthern.edu/OSH</w:t>
        </w:r>
      </w:hyperlink>
      <w:r w:rsidRPr="0096693A">
        <w:rPr>
          <w:rFonts w:eastAsia="Times New Roman" w:cstheme="minorHAnsi"/>
          <w:kern w:val="0"/>
          <w:sz w:val="21"/>
          <w:szCs w:val="21"/>
          <w14:ligatures w14:val="none"/>
        </w:rPr>
        <w:t> or call (877) 347-6050 to learn more.</w:t>
      </w:r>
    </w:p>
    <w:p w14:paraId="3ED45442" w14:textId="4987B39E" w:rsidR="00574DA0" w:rsidRPr="0096693A" w:rsidRDefault="005E19E7" w:rsidP="003B6597">
      <w:pPr>
        <w:shd w:val="clear" w:color="auto" w:fill="FFFFFF"/>
        <w:spacing w:after="0" w:line="300" w:lineRule="atLeast"/>
        <w:rPr>
          <w:rFonts w:cstheme="minorHAnsi"/>
          <w:sz w:val="21"/>
          <w:szCs w:val="21"/>
        </w:rPr>
      </w:pPr>
      <w:r w:rsidRPr="0096693A">
        <w:rPr>
          <w:rFonts w:cstheme="minorHAnsi"/>
          <w:bCs/>
          <w:sz w:val="21"/>
          <w:szCs w:val="21"/>
        </w:rPr>
        <w:t>Beginning October 2025, there will be two initial offerings</w:t>
      </w:r>
      <w:r w:rsidR="007D338A" w:rsidRPr="0096693A">
        <w:rPr>
          <w:rFonts w:cstheme="minorHAnsi"/>
          <w:bCs/>
          <w:sz w:val="21"/>
          <w:szCs w:val="21"/>
        </w:rPr>
        <w:t>, with a dedicated degree plan and graduate studies offered later</w:t>
      </w:r>
      <w:r w:rsidRPr="0096693A">
        <w:rPr>
          <w:rFonts w:cstheme="minorHAnsi"/>
          <w:bCs/>
          <w:sz w:val="21"/>
          <w:szCs w:val="21"/>
        </w:rPr>
        <w:t>:</w:t>
      </w:r>
    </w:p>
    <w:p w14:paraId="34480825" w14:textId="406AA3FD" w:rsidR="005E19E7" w:rsidRPr="0096693A" w:rsidRDefault="005E19E7" w:rsidP="005E19E7">
      <w:pPr>
        <w:pStyle w:val="ListParagraph"/>
        <w:numPr>
          <w:ilvl w:val="0"/>
          <w:numId w:val="13"/>
        </w:numPr>
        <w:shd w:val="clear" w:color="auto" w:fill="FFFFFF"/>
        <w:spacing w:after="0" w:line="276" w:lineRule="auto"/>
        <w:jc w:val="both"/>
        <w:textAlignment w:val="top"/>
        <w:rPr>
          <w:rFonts w:cstheme="minorHAnsi"/>
          <w:sz w:val="21"/>
          <w:szCs w:val="21"/>
        </w:rPr>
      </w:pPr>
      <w:r w:rsidRPr="0096693A">
        <w:rPr>
          <w:rFonts w:cstheme="minorHAnsi"/>
          <w:sz w:val="21"/>
          <w:szCs w:val="21"/>
        </w:rPr>
        <w:t>Bachelor of Science in Occupational Safety and Health with a Concentration in Maritime Safety</w:t>
      </w:r>
    </w:p>
    <w:p w14:paraId="0A2A4B08" w14:textId="34248481" w:rsidR="005E19E7" w:rsidRPr="0096693A" w:rsidRDefault="005E19E7" w:rsidP="005E19E7">
      <w:pPr>
        <w:pStyle w:val="ListParagraph"/>
        <w:numPr>
          <w:ilvl w:val="0"/>
          <w:numId w:val="13"/>
        </w:numPr>
        <w:shd w:val="clear" w:color="auto" w:fill="FFFFFF"/>
        <w:spacing w:after="0" w:line="276" w:lineRule="auto"/>
        <w:jc w:val="both"/>
        <w:textAlignment w:val="top"/>
        <w:rPr>
          <w:rFonts w:cstheme="minorHAnsi"/>
          <w:sz w:val="21"/>
          <w:szCs w:val="21"/>
        </w:rPr>
      </w:pPr>
      <w:r w:rsidRPr="0096693A">
        <w:rPr>
          <w:rFonts w:cstheme="minorHAnsi"/>
          <w:sz w:val="21"/>
          <w:szCs w:val="21"/>
        </w:rPr>
        <w:t>Maritime Safety Certificate</w:t>
      </w:r>
    </w:p>
    <w:p w14:paraId="5DACAE16" w14:textId="77777777" w:rsidR="00410DE1" w:rsidRDefault="00410DE1" w:rsidP="005E19E7">
      <w:pPr>
        <w:shd w:val="clear" w:color="auto" w:fill="FFFFFF"/>
        <w:spacing w:after="0" w:line="276" w:lineRule="auto"/>
        <w:jc w:val="both"/>
        <w:textAlignment w:val="top"/>
        <w:rPr>
          <w:rFonts w:cstheme="minorHAnsi"/>
          <w:sz w:val="21"/>
          <w:szCs w:val="21"/>
        </w:rPr>
      </w:pPr>
    </w:p>
    <w:p w14:paraId="2AF71ADE" w14:textId="76029F78" w:rsidR="007D338A" w:rsidRPr="00DD635F" w:rsidRDefault="007D338A" w:rsidP="005E19E7">
      <w:pPr>
        <w:shd w:val="clear" w:color="auto" w:fill="FFFFFF"/>
        <w:spacing w:after="0" w:line="276" w:lineRule="auto"/>
        <w:jc w:val="both"/>
        <w:textAlignment w:val="top"/>
        <w:rPr>
          <w:rFonts w:cstheme="minorHAnsi"/>
          <w:sz w:val="21"/>
          <w:szCs w:val="21"/>
        </w:rPr>
      </w:pPr>
      <w:r w:rsidRPr="00DD635F">
        <w:rPr>
          <w:rFonts w:cstheme="minorHAnsi"/>
          <w:sz w:val="21"/>
          <w:szCs w:val="21"/>
        </w:rPr>
        <w:t>Signal Mutual Members</w:t>
      </w:r>
      <w:r w:rsidR="003B6597" w:rsidRPr="00DD635F">
        <w:rPr>
          <w:rFonts w:cstheme="minorHAnsi"/>
          <w:sz w:val="21"/>
          <w:szCs w:val="21"/>
        </w:rPr>
        <w:t xml:space="preserve"> have</w:t>
      </w:r>
      <w:r w:rsidRPr="00DD635F">
        <w:rPr>
          <w:rFonts w:cstheme="minorHAnsi"/>
          <w:sz w:val="21"/>
          <w:szCs w:val="21"/>
        </w:rPr>
        <w:t xml:space="preserve"> exclusive benefits through our partnership with CSU in the form of a 10% learning partner tuition discount</w:t>
      </w:r>
      <w:r w:rsidR="003B6597" w:rsidRPr="00DD635F">
        <w:rPr>
          <w:rFonts w:cstheme="minorHAnsi"/>
          <w:sz w:val="21"/>
          <w:szCs w:val="21"/>
        </w:rPr>
        <w:t xml:space="preserve"> and waved application fees, </w:t>
      </w:r>
      <w:r w:rsidRPr="00DD635F">
        <w:rPr>
          <w:rFonts w:cstheme="minorHAnsi"/>
          <w:sz w:val="21"/>
          <w:szCs w:val="21"/>
        </w:rPr>
        <w:t>as well as a yearly scholarship opportunity</w:t>
      </w:r>
      <w:r w:rsidR="00E64B64" w:rsidRPr="00DD635F">
        <w:rPr>
          <w:rFonts w:cstheme="minorHAnsi"/>
          <w:sz w:val="21"/>
          <w:szCs w:val="21"/>
        </w:rPr>
        <w:t>!</w:t>
      </w:r>
      <w:r w:rsidRPr="00DD635F">
        <w:rPr>
          <w:rFonts w:cstheme="minorHAnsi"/>
          <w:sz w:val="21"/>
          <w:szCs w:val="21"/>
        </w:rPr>
        <w:t xml:space="preserve"> More information</w:t>
      </w:r>
      <w:r w:rsidR="00E64B64" w:rsidRPr="00DD635F">
        <w:rPr>
          <w:rFonts w:cstheme="minorHAnsi"/>
          <w:sz w:val="21"/>
          <w:szCs w:val="21"/>
        </w:rPr>
        <w:t xml:space="preserve"> </w:t>
      </w:r>
      <w:r w:rsidR="00247FD7" w:rsidRPr="00DD635F">
        <w:rPr>
          <w:rFonts w:cstheme="minorHAnsi"/>
          <w:sz w:val="21"/>
          <w:szCs w:val="21"/>
        </w:rPr>
        <w:t xml:space="preserve">on </w:t>
      </w:r>
      <w:r w:rsidR="00B13FF4" w:rsidRPr="00DD635F">
        <w:rPr>
          <w:rFonts w:cstheme="minorHAnsi"/>
          <w:sz w:val="21"/>
          <w:szCs w:val="21"/>
        </w:rPr>
        <w:t xml:space="preserve">member benefits </w:t>
      </w:r>
      <w:r w:rsidR="00247FD7" w:rsidRPr="00DD635F">
        <w:rPr>
          <w:rFonts w:cstheme="minorHAnsi"/>
          <w:sz w:val="21"/>
          <w:szCs w:val="21"/>
        </w:rPr>
        <w:t xml:space="preserve">and </w:t>
      </w:r>
      <w:r w:rsidR="00F14BD0" w:rsidRPr="00DD635F">
        <w:rPr>
          <w:rFonts w:cstheme="minorHAnsi"/>
          <w:sz w:val="21"/>
          <w:szCs w:val="21"/>
        </w:rPr>
        <w:t>Signal Mutual S</w:t>
      </w:r>
      <w:r w:rsidR="00247FD7" w:rsidRPr="00DD635F">
        <w:rPr>
          <w:rFonts w:cstheme="minorHAnsi"/>
          <w:sz w:val="21"/>
          <w:szCs w:val="21"/>
        </w:rPr>
        <w:t>cholarsh</w:t>
      </w:r>
      <w:r w:rsidR="00B13FF4" w:rsidRPr="00DD635F">
        <w:rPr>
          <w:rFonts w:cstheme="minorHAnsi"/>
          <w:sz w:val="21"/>
          <w:szCs w:val="21"/>
        </w:rPr>
        <w:t>i</w:t>
      </w:r>
      <w:r w:rsidR="00247FD7" w:rsidRPr="00DD635F">
        <w:rPr>
          <w:rFonts w:cstheme="minorHAnsi"/>
          <w:sz w:val="21"/>
          <w:szCs w:val="21"/>
        </w:rPr>
        <w:t>p</w:t>
      </w:r>
      <w:r w:rsidRPr="00DD635F">
        <w:rPr>
          <w:rFonts w:cstheme="minorHAnsi"/>
          <w:sz w:val="21"/>
          <w:szCs w:val="21"/>
        </w:rPr>
        <w:t xml:space="preserve"> can be obtained by visiting </w:t>
      </w:r>
      <w:hyperlink r:id="rId9" w:history="1">
        <w:r w:rsidRPr="00DD635F">
          <w:rPr>
            <w:rStyle w:val="Hyperlink"/>
            <w:rFonts w:ascii="Calibri" w:hAnsi="Calibri" w:cs="Calibri"/>
            <w:color w:val="0000FF"/>
            <w:sz w:val="21"/>
            <w:szCs w:val="21"/>
            <w14:ligatures w14:val="none"/>
          </w:rPr>
          <w:t>https://www.columbiasouthern.edu/signal-mutual/</w:t>
        </w:r>
      </w:hyperlink>
    </w:p>
    <w:p w14:paraId="7AC7FEF8" w14:textId="77777777" w:rsidR="000E4CCC" w:rsidRPr="00DD635F" w:rsidRDefault="000E4CCC" w:rsidP="003B6597">
      <w:pPr>
        <w:spacing w:after="0" w:line="240" w:lineRule="auto"/>
        <w:rPr>
          <w:rFonts w:eastAsia="Times New Roman" w:cstheme="minorHAnsi"/>
          <w:sz w:val="21"/>
          <w:szCs w:val="21"/>
        </w:rPr>
      </w:pPr>
    </w:p>
    <w:p w14:paraId="49531664" w14:textId="658D6EDF" w:rsidR="000D61B7" w:rsidRPr="000E4CCC" w:rsidRDefault="003B6597" w:rsidP="000E4CCC">
      <w:pPr>
        <w:spacing w:after="0" w:line="240" w:lineRule="auto"/>
        <w:rPr>
          <w:rFonts w:eastAsia="Times New Roman" w:cstheme="minorHAnsi"/>
          <w:sz w:val="21"/>
          <w:szCs w:val="21"/>
        </w:rPr>
      </w:pPr>
      <w:r w:rsidRPr="000E4CCC">
        <w:rPr>
          <w:rFonts w:eastAsia="Times New Roman" w:cstheme="minorHAnsi"/>
          <w:sz w:val="21"/>
          <w:szCs w:val="21"/>
        </w:rPr>
        <w:t>Columbia Southern University is accredited by the Southern Association of Colleges and Schools Commission on Colleges (SACSCOC) to award associate, baccalaureate, master’s and doctorate degrees, and certificates. Questions about the accreditation of Columbia Southern University may be directed in writing to the Southern Association of Colleges and Schools Commission on Colleges at 1866 Southern Lane, Decatur, GA 30033-4097, by calling (404) 679-4500, or by using information available on SACSCOC’s website (</w:t>
      </w:r>
      <w:hyperlink r:id="rId10" w:history="1">
        <w:r w:rsidRPr="000E4CCC">
          <w:rPr>
            <w:rStyle w:val="Hyperlink"/>
            <w:rFonts w:eastAsia="Times New Roman" w:cstheme="minorHAnsi"/>
            <w:sz w:val="21"/>
            <w:szCs w:val="21"/>
          </w:rPr>
          <w:t>www.sacscoc.org</w:t>
        </w:r>
      </w:hyperlink>
      <w:r w:rsidRPr="000E4CCC">
        <w:rPr>
          <w:rFonts w:eastAsia="Times New Roman" w:cstheme="minorHAnsi"/>
          <w:sz w:val="21"/>
          <w:szCs w:val="21"/>
        </w:rPr>
        <w:t>).</w:t>
      </w:r>
    </w:p>
    <w:sectPr w:rsidR="000D61B7" w:rsidRPr="000E4CCC" w:rsidSect="00FF4FEB">
      <w:headerReference w:type="default" r:id="rId11"/>
      <w:footerReference w:type="default" r:id="rId12"/>
      <w:headerReference w:type="first" r:id="rId13"/>
      <w:footerReference w:type="first" r:id="rId14"/>
      <w:pgSz w:w="12240" w:h="15840"/>
      <w:pgMar w:top="2242" w:right="720" w:bottom="2070" w:left="720" w:header="720" w:footer="4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D86D" w14:textId="77777777" w:rsidR="00B50786" w:rsidRDefault="00B50786" w:rsidP="00F05CF6">
      <w:pPr>
        <w:spacing w:after="0" w:line="240" w:lineRule="auto"/>
      </w:pPr>
      <w:r>
        <w:separator/>
      </w:r>
    </w:p>
  </w:endnote>
  <w:endnote w:type="continuationSeparator" w:id="0">
    <w:p w14:paraId="1E91941B" w14:textId="77777777" w:rsidR="00B50786" w:rsidRDefault="00B50786" w:rsidP="00F0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F3B8" w14:textId="77777777" w:rsidR="00D93956" w:rsidRPr="001C0051" w:rsidRDefault="00ED10C2" w:rsidP="004309C4">
    <w:pPr>
      <w:jc w:val="center"/>
      <w:rPr>
        <w:i/>
        <w:iCs/>
        <w:color w:val="0563C1" w:themeColor="hyperlink"/>
        <w:sz w:val="24"/>
        <w:szCs w:val="24"/>
        <w:u w:val="single"/>
      </w:rPr>
    </w:pPr>
    <w:bookmarkStart w:id="3" w:name="_Hlk139520231"/>
    <w:bookmarkStart w:id="4" w:name="_Hlk139520232"/>
    <w:r w:rsidRPr="001C0051">
      <w:rPr>
        <w:rStyle w:val="Hyperlink"/>
        <w:noProof/>
        <w:sz w:val="24"/>
        <w:szCs w:val="24"/>
      </w:rPr>
      <w:drawing>
        <wp:anchor distT="0" distB="0" distL="114300" distR="114300" simplePos="0" relativeHeight="251663360" behindDoc="1" locked="0" layoutInCell="1" allowOverlap="1" wp14:anchorId="2A2A1A0F" wp14:editId="2C3689DE">
          <wp:simplePos x="0" y="0"/>
          <wp:positionH relativeFrom="column">
            <wp:posOffset>5560695</wp:posOffset>
          </wp:positionH>
          <wp:positionV relativeFrom="paragraph">
            <wp:posOffset>-497205</wp:posOffset>
          </wp:positionV>
          <wp:extent cx="1380239" cy="801429"/>
          <wp:effectExtent l="0" t="0" r="0" b="2540"/>
          <wp:wrapNone/>
          <wp:docPr id="899584949" name="Picture 899584949" descr="A picture containing text, graphic design, graphics,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4903" name="Picture 3" descr="A picture containing text, graphic design, graphics, pos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80239" cy="801429"/>
                  </a:xfrm>
                  <a:prstGeom prst="rect">
                    <a:avLst/>
                  </a:prstGeom>
                </pic:spPr>
              </pic:pic>
            </a:graphicData>
          </a:graphic>
          <wp14:sizeRelH relativeFrom="page">
            <wp14:pctWidth>0</wp14:pctWidth>
          </wp14:sizeRelH>
          <wp14:sizeRelV relativeFrom="page">
            <wp14:pctHeight>0</wp14:pctHeight>
          </wp14:sizeRelV>
        </wp:anchor>
      </w:drawing>
    </w:r>
    <w:hyperlink w:history="1">
      <w:r w:rsidR="004309C4" w:rsidRPr="001C0051">
        <w:rPr>
          <w:rStyle w:val="Hyperlink"/>
          <w:i/>
          <w:iCs/>
          <w:sz w:val="24"/>
          <w:szCs w:val="24"/>
        </w:rPr>
        <w:t>signalmutual.com</w:t>
      </w:r>
    </w:hyperlink>
    <w:r w:rsidRPr="001C0051">
      <w:rPr>
        <w:i/>
        <w:iCs/>
        <w:color w:val="0000FF"/>
        <w:sz w:val="24"/>
        <w:szCs w:val="24"/>
      </w:rPr>
      <w:t xml:space="preserve">   </w:t>
    </w:r>
  </w:p>
  <w:bookmarkEnd w:id="3"/>
  <w:bookmarkEnd w:id="4"/>
  <w:p w14:paraId="4C5ABE19" w14:textId="77777777" w:rsidR="00D93956" w:rsidRDefault="00D93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2604" w14:textId="77777777" w:rsidR="00F05CF6" w:rsidRDefault="004309C4" w:rsidP="00F851C5">
    <w:pPr>
      <w:ind w:left="-90"/>
      <w:jc w:val="both"/>
    </w:pPr>
    <w:bookmarkStart w:id="5" w:name="_Hlk106180179"/>
    <w:bookmarkStart w:id="6" w:name="_Hlk139520134"/>
    <w:bookmarkStart w:id="7" w:name="_Hlk139520135"/>
    <w:r>
      <w:rPr>
        <w:noProof/>
        <w:sz w:val="24"/>
        <w:szCs w:val="24"/>
      </w:rPr>
      <mc:AlternateContent>
        <mc:Choice Requires="wps">
          <w:drawing>
            <wp:anchor distT="0" distB="0" distL="114300" distR="114300" simplePos="0" relativeHeight="251666432" behindDoc="1" locked="0" layoutInCell="1" allowOverlap="1" wp14:anchorId="70DA54C0" wp14:editId="7E029C8A">
              <wp:simplePos x="0" y="0"/>
              <wp:positionH relativeFrom="column">
                <wp:posOffset>6143625</wp:posOffset>
              </wp:positionH>
              <wp:positionV relativeFrom="paragraph">
                <wp:posOffset>715010</wp:posOffset>
              </wp:positionV>
              <wp:extent cx="763270" cy="269240"/>
              <wp:effectExtent l="0" t="0" r="0" b="0"/>
              <wp:wrapTight wrapText="bothSides">
                <wp:wrapPolygon edited="0">
                  <wp:start x="0" y="0"/>
                  <wp:lineTo x="0" y="19868"/>
                  <wp:lineTo x="21025" y="19868"/>
                  <wp:lineTo x="21025" y="0"/>
                  <wp:lineTo x="0" y="0"/>
                </wp:wrapPolygon>
              </wp:wrapTight>
              <wp:docPr id="1460021987" name="Text Box 7"/>
              <wp:cNvGraphicFramePr/>
              <a:graphic xmlns:a="http://schemas.openxmlformats.org/drawingml/2006/main">
                <a:graphicData uri="http://schemas.microsoft.com/office/word/2010/wordprocessingShape">
                  <wps:wsp>
                    <wps:cNvSpPr txBox="1"/>
                    <wps:spPr>
                      <a:xfrm>
                        <a:off x="0" y="0"/>
                        <a:ext cx="763270" cy="269240"/>
                      </a:xfrm>
                      <a:prstGeom prst="rect">
                        <a:avLst/>
                      </a:prstGeom>
                      <a:solidFill>
                        <a:schemeClr val="lt1"/>
                      </a:solidFill>
                      <a:ln w="6350">
                        <a:noFill/>
                      </a:ln>
                    </wps:spPr>
                    <wps:txbx>
                      <w:txbxContent>
                        <w:p w14:paraId="3C37DF14" w14:textId="4D95ECC9" w:rsidR="004309C4" w:rsidRPr="00A35C71" w:rsidRDefault="000D61B7" w:rsidP="0007750B">
                          <w:pPr>
                            <w:jc w:val="right"/>
                            <w:rPr>
                              <w:sz w:val="16"/>
                              <w:szCs w:val="16"/>
                            </w:rPr>
                          </w:pPr>
                          <w:del w:id="8" w:author="Andrew Booth" w:date="2024-09-16T08:42:00Z" w16du:dateUtc="2024-09-16T12:42:00Z">
                            <w:r w:rsidDel="00CD4613">
                              <w:rPr>
                                <w:sz w:val="16"/>
                                <w:szCs w:val="16"/>
                              </w:rPr>
                              <w:delText>7</w:delText>
                            </w:r>
                          </w:del>
                          <w:ins w:id="9" w:author="Andrew Booth" w:date="2024-09-16T08:42:00Z" w16du:dateUtc="2024-09-16T12:42:00Z">
                            <w:r w:rsidR="00CD4613">
                              <w:rPr>
                                <w:sz w:val="16"/>
                                <w:szCs w:val="16"/>
                              </w:rPr>
                              <w:t>9</w:t>
                            </w:r>
                          </w:ins>
                          <w:r w:rsidR="0047677B">
                            <w:rPr>
                              <w:sz w:val="16"/>
                              <w:szCs w:val="16"/>
                            </w:rPr>
                            <w:t>/</w:t>
                          </w:r>
                          <w:del w:id="10" w:author="Andrew Booth" w:date="2024-09-16T08:42:00Z" w16du:dateUtc="2024-09-16T12:42:00Z">
                            <w:r w:rsidR="00534EF3" w:rsidDel="00CD4613">
                              <w:rPr>
                                <w:sz w:val="16"/>
                                <w:szCs w:val="16"/>
                              </w:rPr>
                              <w:delText>2</w:delText>
                            </w:r>
                          </w:del>
                          <w:ins w:id="11" w:author="Andrew Booth" w:date="2024-09-16T08:42:00Z" w16du:dateUtc="2024-09-16T12:42:00Z">
                            <w:r w:rsidR="00CD4613">
                              <w:rPr>
                                <w:sz w:val="16"/>
                                <w:szCs w:val="16"/>
                              </w:rPr>
                              <w:t>16</w:t>
                            </w:r>
                          </w:ins>
                          <w:r w:rsidR="0007750B" w:rsidRPr="00A35C71">
                            <w:rPr>
                              <w:sz w:val="16"/>
                              <w:szCs w:val="16"/>
                            </w:rPr>
                            <w:t>/202</w:t>
                          </w:r>
                          <w:r w:rsidR="0047677B">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0DA54C0" id="_x0000_t202" coordsize="21600,21600" o:spt="202" path="m,l,21600r21600,l21600,xe">
              <v:stroke joinstyle="miter"/>
              <v:path gradientshapeok="t" o:connecttype="rect"/>
            </v:shapetype>
            <v:shape id="Text Box 7" o:spid="_x0000_s1026" type="#_x0000_t202" style="position:absolute;left:0;text-align:left;margin-left:483.75pt;margin-top:56.3pt;width:60.1pt;height:21.2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" fillcolor="white [3201]" stroked="f" strokeweight=".5pt">
              <v:textbox>
                <w:txbxContent>
                  <w:p w14:paraId="3C37DF14" w14:textId="4D95ECC9" w:rsidR="004309C4" w:rsidRPr="00A35C71" w:rsidRDefault="000D61B7" w:rsidP="0007750B">
                    <w:pPr>
                      <w:jc w:val="right"/>
                      <w:rPr>
                        <w:sz w:val="16"/>
                        <w:szCs w:val="16"/>
                      </w:rPr>
                    </w:pPr>
                    <w:del w:id="12" w:author="Andrew Booth" w:date="2024-09-16T08:42:00Z" w16du:dateUtc="2024-09-16T12:42:00Z">
                      <w:r w:rsidDel="00CD4613">
                        <w:rPr>
                          <w:sz w:val="16"/>
                          <w:szCs w:val="16"/>
                        </w:rPr>
                        <w:delText>7</w:delText>
                      </w:r>
                    </w:del>
                    <w:ins w:id="13" w:author="Andrew Booth" w:date="2024-09-16T08:42:00Z" w16du:dateUtc="2024-09-16T12:42:00Z">
                      <w:r w:rsidR="00CD4613">
                        <w:rPr>
                          <w:sz w:val="16"/>
                          <w:szCs w:val="16"/>
                        </w:rPr>
                        <w:t>9</w:t>
                      </w:r>
                    </w:ins>
                    <w:r w:rsidR="0047677B">
                      <w:rPr>
                        <w:sz w:val="16"/>
                        <w:szCs w:val="16"/>
                      </w:rPr>
                      <w:t>/</w:t>
                    </w:r>
                    <w:del w:id="14" w:author="Andrew Booth" w:date="2024-09-16T08:42:00Z" w16du:dateUtc="2024-09-16T12:42:00Z">
                      <w:r w:rsidR="00534EF3" w:rsidDel="00CD4613">
                        <w:rPr>
                          <w:sz w:val="16"/>
                          <w:szCs w:val="16"/>
                        </w:rPr>
                        <w:delText>2</w:delText>
                      </w:r>
                    </w:del>
                    <w:ins w:id="15" w:author="Andrew Booth" w:date="2024-09-16T08:42:00Z" w16du:dateUtc="2024-09-16T12:42:00Z">
                      <w:r w:rsidR="00CD4613">
                        <w:rPr>
                          <w:sz w:val="16"/>
                          <w:szCs w:val="16"/>
                        </w:rPr>
                        <w:t>16</w:t>
                      </w:r>
                    </w:ins>
                    <w:r w:rsidR="0007750B" w:rsidRPr="00A35C71">
                      <w:rPr>
                        <w:sz w:val="16"/>
                        <w:szCs w:val="16"/>
                      </w:rPr>
                      <w:t>/202</w:t>
                    </w:r>
                    <w:r w:rsidR="0047677B">
                      <w:rPr>
                        <w:sz w:val="16"/>
                        <w:szCs w:val="16"/>
                      </w:rPr>
                      <w:t>4</w:t>
                    </w:r>
                  </w:p>
                </w:txbxContent>
              </v:textbox>
              <w10:wrap type="tight"/>
            </v:shape>
          </w:pict>
        </mc:Fallback>
      </mc:AlternateContent>
    </w:r>
    <w:r w:rsidR="00F05CF6" w:rsidRPr="007B53DC">
      <w:rPr>
        <w:rFonts w:cstheme="minorHAnsi"/>
        <w:color w:val="7F7F7F" w:themeColor="text1" w:themeTint="80"/>
        <w:sz w:val="16"/>
        <w:szCs w:val="16"/>
        <w:lang w:val="en-CA"/>
      </w:rPr>
      <w:t>DISCLAIMER: The contents of this document are intended only for the informational use of the addressee. The information contained herein is not intended as, nor does it constitute, specific legal or technical advice to the reader.  Any information or recommendations contained herein are provided to the addressee for usage at their own discretion. Neither Signal Mutual Indemnity Association Ltd., its Members, Managers, or Signal Management Services, LLC and/or their employees accept liability whether in tort, negligence, contract, or otherwise, to anyone for any lack of technical skill, completeness of recommendations, or analysis of issues associated with the discussion of topics set forth herein. No responsibility is assumed for the discovery or elimination of unsafe conditions. Compliance with any recommendations herein should not assume your compliance with any federal, state, or local law or regulation. Additionally, the information contained herein does not constitute and shall not be construed to reflect the adoption of any coverage position by Signal Mutual Indemnity Association Ltd., its Members, Managers, or Signal Management Services, LLC and/or their employees.</w:t>
    </w:r>
    <w:r w:rsidR="00F05CF6">
      <w:rPr>
        <w:rFonts w:cstheme="minorHAnsi"/>
        <w:color w:val="7F7F7F" w:themeColor="text1" w:themeTint="80"/>
        <w:sz w:val="16"/>
        <w:szCs w:val="16"/>
        <w:lang w:val="en-CA"/>
      </w:rPr>
      <w:t xml:space="preserve"> </w:t>
    </w:r>
    <w:bookmarkEnd w:id="5"/>
    <w:bookmarkEnd w:id="6"/>
    <w:bookmarkEnd w:id="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2C5C" w14:textId="77777777" w:rsidR="00B50786" w:rsidRDefault="00B50786" w:rsidP="00F05CF6">
      <w:pPr>
        <w:spacing w:after="0" w:line="240" w:lineRule="auto"/>
      </w:pPr>
      <w:r>
        <w:separator/>
      </w:r>
    </w:p>
  </w:footnote>
  <w:footnote w:type="continuationSeparator" w:id="0">
    <w:p w14:paraId="08FF5995" w14:textId="77777777" w:rsidR="00B50786" w:rsidRDefault="00B50786" w:rsidP="00F05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40F2" w14:textId="45FAF472" w:rsidR="00F05CF6" w:rsidRPr="00AC7493" w:rsidRDefault="0034365B" w:rsidP="00534EF3">
    <w:pPr>
      <w:pStyle w:val="Header"/>
    </w:pPr>
    <w:r>
      <w:rPr>
        <w:noProof/>
      </w:rPr>
      <w:drawing>
        <wp:anchor distT="0" distB="0" distL="114300" distR="114300" simplePos="0" relativeHeight="251700224" behindDoc="1" locked="0" layoutInCell="1" allowOverlap="1" wp14:anchorId="3C666B0B" wp14:editId="40255EE9">
          <wp:simplePos x="0" y="0"/>
          <wp:positionH relativeFrom="column">
            <wp:posOffset>65313</wp:posOffset>
          </wp:positionH>
          <wp:positionV relativeFrom="paragraph">
            <wp:posOffset>-40192</wp:posOffset>
          </wp:positionV>
          <wp:extent cx="1910823" cy="549496"/>
          <wp:effectExtent l="0" t="0" r="0" b="3175"/>
          <wp:wrapNone/>
          <wp:docPr id="631529453" name="Picture 63152945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67197"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13018" cy="55012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1" locked="0" layoutInCell="1" allowOverlap="1" wp14:anchorId="74B6E948" wp14:editId="28206ACA">
          <wp:simplePos x="0" y="0"/>
          <wp:positionH relativeFrom="column">
            <wp:posOffset>5235934</wp:posOffset>
          </wp:positionH>
          <wp:positionV relativeFrom="paragraph">
            <wp:posOffset>-377687</wp:posOffset>
          </wp:positionV>
          <wp:extent cx="1701579" cy="1269923"/>
          <wp:effectExtent l="0" t="0" r="0" b="6985"/>
          <wp:wrapNone/>
          <wp:docPr id="2054847897" name="Picture 2054847897" descr="A logo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0751" name="Picture 757340751" descr="A logo with text overlay&#10;&#10;Description automatically generated"/>
                  <pic:cNvPicPr>
                    <a:picLocks noChangeAspect="1"/>
                  </pic:cNvPicPr>
                </pic:nvPicPr>
                <pic:blipFill rotWithShape="1">
                  <a:blip r:embed="rId2">
                    <a:extLst>
                      <a:ext uri="{28A0092B-C50C-407E-A947-70E740481C1C}">
                        <a14:useLocalDpi xmlns:a14="http://schemas.microsoft.com/office/drawing/2010/main" val="0"/>
                      </a:ext>
                    </a:extLst>
                  </a:blip>
                  <a:srcRect b="-4484"/>
                  <a:stretch/>
                </pic:blipFill>
                <pic:spPr bwMode="auto">
                  <a:xfrm>
                    <a:off x="0" y="0"/>
                    <a:ext cx="1702831" cy="12708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42B8" w14:textId="77777777" w:rsidR="00151817" w:rsidRDefault="00FF4FEB" w:rsidP="00151817">
    <w:pPr>
      <w:pStyle w:val="Header"/>
      <w:jc w:val="center"/>
      <w:rPr>
        <w:b/>
        <w:bCs/>
        <w:color w:val="002060"/>
        <w:sz w:val="52"/>
        <w:szCs w:val="52"/>
      </w:rPr>
    </w:pPr>
    <w:r>
      <w:rPr>
        <w:noProof/>
      </w:rPr>
      <w:drawing>
        <wp:anchor distT="0" distB="0" distL="114300" distR="114300" simplePos="0" relativeHeight="251697152" behindDoc="1" locked="0" layoutInCell="1" allowOverlap="1" wp14:anchorId="4353CA03" wp14:editId="7FD4D60F">
          <wp:simplePos x="0" y="0"/>
          <wp:positionH relativeFrom="column">
            <wp:posOffset>65313</wp:posOffset>
          </wp:positionH>
          <wp:positionV relativeFrom="paragraph">
            <wp:posOffset>-40192</wp:posOffset>
          </wp:positionV>
          <wp:extent cx="1910823" cy="549496"/>
          <wp:effectExtent l="0" t="0" r="0" b="3175"/>
          <wp:wrapNone/>
          <wp:docPr id="816287229" name="Picture 81628722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67197"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13018" cy="55012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1792" behindDoc="1" locked="0" layoutInCell="1" allowOverlap="1" wp14:anchorId="5763D031" wp14:editId="1B3B25A1">
          <wp:simplePos x="0" y="0"/>
          <wp:positionH relativeFrom="column">
            <wp:posOffset>5235934</wp:posOffset>
          </wp:positionH>
          <wp:positionV relativeFrom="paragraph">
            <wp:posOffset>-377687</wp:posOffset>
          </wp:positionV>
          <wp:extent cx="1701579" cy="1269923"/>
          <wp:effectExtent l="0" t="0" r="0" b="6985"/>
          <wp:wrapNone/>
          <wp:docPr id="514389928" name="Picture 514389928" descr="A logo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0751" name="Picture 757340751" descr="A logo with text overlay&#10;&#10;Description automatically generated"/>
                  <pic:cNvPicPr>
                    <a:picLocks noChangeAspect="1"/>
                  </pic:cNvPicPr>
                </pic:nvPicPr>
                <pic:blipFill rotWithShape="1">
                  <a:blip r:embed="rId2">
                    <a:extLst>
                      <a:ext uri="{28A0092B-C50C-407E-A947-70E740481C1C}">
                        <a14:useLocalDpi xmlns:a14="http://schemas.microsoft.com/office/drawing/2010/main" val="0"/>
                      </a:ext>
                    </a:extLst>
                  </a:blip>
                  <a:srcRect b="-4484"/>
                  <a:stretch/>
                </pic:blipFill>
                <pic:spPr bwMode="auto">
                  <a:xfrm>
                    <a:off x="0" y="0"/>
                    <a:ext cx="1701579" cy="1269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3A0E">
      <w:rPr>
        <w:b/>
        <w:bCs/>
        <w:color w:val="002060"/>
        <w:sz w:val="52"/>
        <w:szCs w:val="52"/>
      </w:rPr>
      <w:t xml:space="preserve">   </w:t>
    </w:r>
    <w:r w:rsidR="00151817">
      <w:rPr>
        <w:b/>
        <w:bCs/>
        <w:color w:val="002060"/>
        <w:sz w:val="52"/>
        <w:szCs w:val="52"/>
      </w:rPr>
      <w:t xml:space="preserve">Maritime Safety </w:t>
    </w:r>
  </w:p>
  <w:p w14:paraId="2825E10B" w14:textId="560F084D" w:rsidR="00207B75" w:rsidRDefault="00151817" w:rsidP="00151817">
    <w:pPr>
      <w:pStyle w:val="Header"/>
      <w:jc w:val="center"/>
      <w:rPr>
        <w:b/>
        <w:bCs/>
        <w:color w:val="002060"/>
        <w:sz w:val="52"/>
        <w:szCs w:val="52"/>
      </w:rPr>
    </w:pPr>
    <w:r>
      <w:rPr>
        <w:b/>
        <w:bCs/>
        <w:color w:val="002060"/>
        <w:sz w:val="52"/>
        <w:szCs w:val="52"/>
      </w:rPr>
      <w:t>Education</w:t>
    </w:r>
    <w:r w:rsidR="003232EB">
      <w:rPr>
        <w:b/>
        <w:bCs/>
        <w:color w:val="002060"/>
        <w:sz w:val="52"/>
        <w:szCs w:val="52"/>
      </w:rPr>
      <w:t xml:space="preserve"> is Within our Grasp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51C8"/>
    <w:multiLevelType w:val="multilevel"/>
    <w:tmpl w:val="7944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05EA9"/>
    <w:multiLevelType w:val="hybridMultilevel"/>
    <w:tmpl w:val="61149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F62C2"/>
    <w:multiLevelType w:val="hybridMultilevel"/>
    <w:tmpl w:val="E8D026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3E41A8"/>
    <w:multiLevelType w:val="multilevel"/>
    <w:tmpl w:val="01F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2328A"/>
    <w:multiLevelType w:val="hybridMultilevel"/>
    <w:tmpl w:val="870EA80E"/>
    <w:lvl w:ilvl="0" w:tplc="89562FA4">
      <w:start w:val="1"/>
      <w:numFmt w:val="bullet"/>
      <w:lvlText w:val=""/>
      <w:lvlJc w:val="left"/>
      <w:pPr>
        <w:ind w:left="720" w:hanging="360"/>
      </w:pPr>
      <w:rPr>
        <w:rFonts w:ascii="Symbol" w:hAnsi="Symbol" w:hint="default"/>
        <w:color w:val="002060"/>
      </w:rPr>
    </w:lvl>
    <w:lvl w:ilvl="1" w:tplc="8B3019BA">
      <w:start w:val="1"/>
      <w:numFmt w:val="bullet"/>
      <w:lvlText w:val="o"/>
      <w:lvlJc w:val="left"/>
      <w:pPr>
        <w:ind w:left="1440" w:hanging="360"/>
      </w:pPr>
      <w:rPr>
        <w:rFonts w:ascii="Courier New" w:hAnsi="Courier New" w:hint="default"/>
        <w:color w:val="00206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94043"/>
    <w:multiLevelType w:val="multilevel"/>
    <w:tmpl w:val="FD8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3214C"/>
    <w:multiLevelType w:val="hybridMultilevel"/>
    <w:tmpl w:val="1E9CA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51ED0"/>
    <w:multiLevelType w:val="hybridMultilevel"/>
    <w:tmpl w:val="9BBAC112"/>
    <w:lvl w:ilvl="0" w:tplc="6CE895F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21D0A"/>
    <w:multiLevelType w:val="hybridMultilevel"/>
    <w:tmpl w:val="6B4E0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70E9E"/>
    <w:multiLevelType w:val="hybridMultilevel"/>
    <w:tmpl w:val="E852193A"/>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0" w15:restartNumberingAfterBreak="0">
    <w:nsid w:val="54E6327E"/>
    <w:multiLevelType w:val="multilevel"/>
    <w:tmpl w:val="994A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D0442"/>
    <w:multiLevelType w:val="hybridMultilevel"/>
    <w:tmpl w:val="FE186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5104C7"/>
    <w:multiLevelType w:val="multilevel"/>
    <w:tmpl w:val="0A7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F0304"/>
    <w:multiLevelType w:val="multilevel"/>
    <w:tmpl w:val="AA9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21163">
    <w:abstractNumId w:val="4"/>
  </w:num>
  <w:num w:numId="2" w16cid:durableId="1049106740">
    <w:abstractNumId w:val="2"/>
  </w:num>
  <w:num w:numId="3" w16cid:durableId="322508395">
    <w:abstractNumId w:val="1"/>
  </w:num>
  <w:num w:numId="4" w16cid:durableId="1044215739">
    <w:abstractNumId w:val="6"/>
  </w:num>
  <w:num w:numId="5" w16cid:durableId="318467066">
    <w:abstractNumId w:val="7"/>
  </w:num>
  <w:num w:numId="6" w16cid:durableId="1239097064">
    <w:abstractNumId w:val="3"/>
  </w:num>
  <w:num w:numId="7" w16cid:durableId="1537506060">
    <w:abstractNumId w:val="13"/>
  </w:num>
  <w:num w:numId="8" w16cid:durableId="1512797385">
    <w:abstractNumId w:val="10"/>
  </w:num>
  <w:num w:numId="9" w16cid:durableId="2140026709">
    <w:abstractNumId w:val="5"/>
  </w:num>
  <w:num w:numId="10" w16cid:durableId="190999803">
    <w:abstractNumId w:val="12"/>
  </w:num>
  <w:num w:numId="11" w16cid:durableId="561065144">
    <w:abstractNumId w:val="11"/>
  </w:num>
  <w:num w:numId="12" w16cid:durableId="213927154">
    <w:abstractNumId w:val="9"/>
  </w:num>
  <w:num w:numId="13" w16cid:durableId="1387608315">
    <w:abstractNumId w:val="8"/>
  </w:num>
  <w:num w:numId="14" w16cid:durableId="15092516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Booth">
    <w15:presenceInfo w15:providerId="AD" w15:userId="S::Andrew.Booth@ctplc.com::8b1082ec-a2a1-4612-86fe-ddf42b0abf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EwszAyNzSxMjE2NjMyUdpeDU4uLM/DyQAkODWgCl33UOLQAAAA=="/>
  </w:docVars>
  <w:rsids>
    <w:rsidRoot w:val="008E2E49"/>
    <w:rsid w:val="00016CB2"/>
    <w:rsid w:val="00023527"/>
    <w:rsid w:val="00031140"/>
    <w:rsid w:val="00031F7B"/>
    <w:rsid w:val="000326DC"/>
    <w:rsid w:val="0004714F"/>
    <w:rsid w:val="00052652"/>
    <w:rsid w:val="00052866"/>
    <w:rsid w:val="00057730"/>
    <w:rsid w:val="00057BA1"/>
    <w:rsid w:val="000625A5"/>
    <w:rsid w:val="000732F6"/>
    <w:rsid w:val="00076724"/>
    <w:rsid w:val="0007750B"/>
    <w:rsid w:val="00077814"/>
    <w:rsid w:val="000904C2"/>
    <w:rsid w:val="00092162"/>
    <w:rsid w:val="000A5F89"/>
    <w:rsid w:val="000A79C5"/>
    <w:rsid w:val="000B269F"/>
    <w:rsid w:val="000B28A9"/>
    <w:rsid w:val="000D61B7"/>
    <w:rsid w:val="000E027E"/>
    <w:rsid w:val="000E4CCC"/>
    <w:rsid w:val="000E70A8"/>
    <w:rsid w:val="000E7B1D"/>
    <w:rsid w:val="000F2EEB"/>
    <w:rsid w:val="000F51DF"/>
    <w:rsid w:val="000F5493"/>
    <w:rsid w:val="00100165"/>
    <w:rsid w:val="00102509"/>
    <w:rsid w:val="00110F5C"/>
    <w:rsid w:val="00112CF3"/>
    <w:rsid w:val="001141FE"/>
    <w:rsid w:val="00126E56"/>
    <w:rsid w:val="00132313"/>
    <w:rsid w:val="001341C8"/>
    <w:rsid w:val="00140F6A"/>
    <w:rsid w:val="00141FEC"/>
    <w:rsid w:val="00146640"/>
    <w:rsid w:val="00151817"/>
    <w:rsid w:val="0016491A"/>
    <w:rsid w:val="00176CB7"/>
    <w:rsid w:val="00177DC2"/>
    <w:rsid w:val="00181169"/>
    <w:rsid w:val="00182500"/>
    <w:rsid w:val="00183CAE"/>
    <w:rsid w:val="00194C98"/>
    <w:rsid w:val="001A00C3"/>
    <w:rsid w:val="001A244C"/>
    <w:rsid w:val="001A3617"/>
    <w:rsid w:val="001B38B2"/>
    <w:rsid w:val="001C0051"/>
    <w:rsid w:val="001D3108"/>
    <w:rsid w:val="001D5EDF"/>
    <w:rsid w:val="001E289E"/>
    <w:rsid w:val="00207B75"/>
    <w:rsid w:val="002114EE"/>
    <w:rsid w:val="00245157"/>
    <w:rsid w:val="00247538"/>
    <w:rsid w:val="00247FD7"/>
    <w:rsid w:val="00252689"/>
    <w:rsid w:val="002623FF"/>
    <w:rsid w:val="00265F7C"/>
    <w:rsid w:val="00270FC1"/>
    <w:rsid w:val="00293A63"/>
    <w:rsid w:val="002A7256"/>
    <w:rsid w:val="002C438D"/>
    <w:rsid w:val="002D0940"/>
    <w:rsid w:val="002D302B"/>
    <w:rsid w:val="002D4628"/>
    <w:rsid w:val="002E3720"/>
    <w:rsid w:val="002E37E5"/>
    <w:rsid w:val="002E45CA"/>
    <w:rsid w:val="002F0B27"/>
    <w:rsid w:val="002F5B06"/>
    <w:rsid w:val="002F6AAF"/>
    <w:rsid w:val="003007C5"/>
    <w:rsid w:val="0032144F"/>
    <w:rsid w:val="003219E3"/>
    <w:rsid w:val="003232EB"/>
    <w:rsid w:val="00340D99"/>
    <w:rsid w:val="0034365B"/>
    <w:rsid w:val="00352BEB"/>
    <w:rsid w:val="00362302"/>
    <w:rsid w:val="003712BB"/>
    <w:rsid w:val="00372669"/>
    <w:rsid w:val="00372A47"/>
    <w:rsid w:val="003857D6"/>
    <w:rsid w:val="00387A05"/>
    <w:rsid w:val="003920B5"/>
    <w:rsid w:val="00393F95"/>
    <w:rsid w:val="003953F2"/>
    <w:rsid w:val="003A0D21"/>
    <w:rsid w:val="003B2759"/>
    <w:rsid w:val="003B3664"/>
    <w:rsid w:val="003B6597"/>
    <w:rsid w:val="003C74CE"/>
    <w:rsid w:val="003D3543"/>
    <w:rsid w:val="003D3B73"/>
    <w:rsid w:val="003D6547"/>
    <w:rsid w:val="003D7EAE"/>
    <w:rsid w:val="003E325E"/>
    <w:rsid w:val="00400ADB"/>
    <w:rsid w:val="00403D21"/>
    <w:rsid w:val="00410DE1"/>
    <w:rsid w:val="0041160E"/>
    <w:rsid w:val="00417BAE"/>
    <w:rsid w:val="00421725"/>
    <w:rsid w:val="00430759"/>
    <w:rsid w:val="004309C4"/>
    <w:rsid w:val="004327D6"/>
    <w:rsid w:val="00434CA5"/>
    <w:rsid w:val="0044063D"/>
    <w:rsid w:val="004534A9"/>
    <w:rsid w:val="00456A56"/>
    <w:rsid w:val="00463863"/>
    <w:rsid w:val="00463E0E"/>
    <w:rsid w:val="00465612"/>
    <w:rsid w:val="00467B20"/>
    <w:rsid w:val="004732F0"/>
    <w:rsid w:val="0047677B"/>
    <w:rsid w:val="004769D1"/>
    <w:rsid w:val="00484956"/>
    <w:rsid w:val="004858DD"/>
    <w:rsid w:val="00485C33"/>
    <w:rsid w:val="00490723"/>
    <w:rsid w:val="004C6418"/>
    <w:rsid w:val="004D087F"/>
    <w:rsid w:val="004D6598"/>
    <w:rsid w:val="004E377C"/>
    <w:rsid w:val="004E5584"/>
    <w:rsid w:val="004E7EDC"/>
    <w:rsid w:val="004F435D"/>
    <w:rsid w:val="005016AB"/>
    <w:rsid w:val="00503AF5"/>
    <w:rsid w:val="00504DEF"/>
    <w:rsid w:val="00511A9F"/>
    <w:rsid w:val="00513FCA"/>
    <w:rsid w:val="0051589B"/>
    <w:rsid w:val="005205FE"/>
    <w:rsid w:val="00520D24"/>
    <w:rsid w:val="00531DFA"/>
    <w:rsid w:val="00534EF3"/>
    <w:rsid w:val="00535D83"/>
    <w:rsid w:val="0053762F"/>
    <w:rsid w:val="0054037C"/>
    <w:rsid w:val="00540CBD"/>
    <w:rsid w:val="005440A3"/>
    <w:rsid w:val="005555AB"/>
    <w:rsid w:val="005743C5"/>
    <w:rsid w:val="00574DA0"/>
    <w:rsid w:val="00587B8A"/>
    <w:rsid w:val="005A0307"/>
    <w:rsid w:val="005B14AB"/>
    <w:rsid w:val="005B1ABC"/>
    <w:rsid w:val="005B5858"/>
    <w:rsid w:val="005C02FC"/>
    <w:rsid w:val="005C5AED"/>
    <w:rsid w:val="005C6D10"/>
    <w:rsid w:val="005C7029"/>
    <w:rsid w:val="005D0420"/>
    <w:rsid w:val="005E19E7"/>
    <w:rsid w:val="005E6A74"/>
    <w:rsid w:val="0061268F"/>
    <w:rsid w:val="00612F1D"/>
    <w:rsid w:val="00614AC8"/>
    <w:rsid w:val="00616B70"/>
    <w:rsid w:val="006217F8"/>
    <w:rsid w:val="00626142"/>
    <w:rsid w:val="0063025C"/>
    <w:rsid w:val="00632849"/>
    <w:rsid w:val="00634450"/>
    <w:rsid w:val="006410F3"/>
    <w:rsid w:val="006415B4"/>
    <w:rsid w:val="00642C7D"/>
    <w:rsid w:val="00643C31"/>
    <w:rsid w:val="00675CAA"/>
    <w:rsid w:val="006825B3"/>
    <w:rsid w:val="00697AEA"/>
    <w:rsid w:val="006A1884"/>
    <w:rsid w:val="006B3933"/>
    <w:rsid w:val="006B4DAF"/>
    <w:rsid w:val="006B6865"/>
    <w:rsid w:val="006C27BF"/>
    <w:rsid w:val="006C2B2D"/>
    <w:rsid w:val="006D24B1"/>
    <w:rsid w:val="006E1DDC"/>
    <w:rsid w:val="00701F0C"/>
    <w:rsid w:val="0071059E"/>
    <w:rsid w:val="007155B2"/>
    <w:rsid w:val="0071593C"/>
    <w:rsid w:val="00722B8E"/>
    <w:rsid w:val="00727361"/>
    <w:rsid w:val="007337E5"/>
    <w:rsid w:val="007411D5"/>
    <w:rsid w:val="007419DC"/>
    <w:rsid w:val="00746C0A"/>
    <w:rsid w:val="00750F49"/>
    <w:rsid w:val="00764870"/>
    <w:rsid w:val="00771DC4"/>
    <w:rsid w:val="00780656"/>
    <w:rsid w:val="00793ED3"/>
    <w:rsid w:val="0079653D"/>
    <w:rsid w:val="00797D8A"/>
    <w:rsid w:val="007A071F"/>
    <w:rsid w:val="007B0035"/>
    <w:rsid w:val="007B386D"/>
    <w:rsid w:val="007C183A"/>
    <w:rsid w:val="007C30ED"/>
    <w:rsid w:val="007C345A"/>
    <w:rsid w:val="007D25D7"/>
    <w:rsid w:val="007D338A"/>
    <w:rsid w:val="007D40AA"/>
    <w:rsid w:val="007E15E5"/>
    <w:rsid w:val="007F0C03"/>
    <w:rsid w:val="007F6940"/>
    <w:rsid w:val="00801504"/>
    <w:rsid w:val="008028FE"/>
    <w:rsid w:val="00807C4B"/>
    <w:rsid w:val="0083264E"/>
    <w:rsid w:val="008329F2"/>
    <w:rsid w:val="008410D0"/>
    <w:rsid w:val="00850700"/>
    <w:rsid w:val="00856094"/>
    <w:rsid w:val="008607D5"/>
    <w:rsid w:val="00861D3E"/>
    <w:rsid w:val="008740DD"/>
    <w:rsid w:val="008802C9"/>
    <w:rsid w:val="0089129C"/>
    <w:rsid w:val="00891C8C"/>
    <w:rsid w:val="008A23E1"/>
    <w:rsid w:val="008B2A0B"/>
    <w:rsid w:val="008E2E49"/>
    <w:rsid w:val="00905E81"/>
    <w:rsid w:val="00912E49"/>
    <w:rsid w:val="0091777C"/>
    <w:rsid w:val="00920D00"/>
    <w:rsid w:val="00924483"/>
    <w:rsid w:val="009306E6"/>
    <w:rsid w:val="00935D47"/>
    <w:rsid w:val="00937408"/>
    <w:rsid w:val="00940145"/>
    <w:rsid w:val="00941640"/>
    <w:rsid w:val="00955151"/>
    <w:rsid w:val="0096146C"/>
    <w:rsid w:val="00964D9D"/>
    <w:rsid w:val="00965F16"/>
    <w:rsid w:val="0096693A"/>
    <w:rsid w:val="0097087D"/>
    <w:rsid w:val="00972781"/>
    <w:rsid w:val="00984E27"/>
    <w:rsid w:val="00987397"/>
    <w:rsid w:val="009916A0"/>
    <w:rsid w:val="009A5D61"/>
    <w:rsid w:val="009B77DC"/>
    <w:rsid w:val="009C6D1C"/>
    <w:rsid w:val="009E0063"/>
    <w:rsid w:val="00A07772"/>
    <w:rsid w:val="00A24EE6"/>
    <w:rsid w:val="00A35C71"/>
    <w:rsid w:val="00A51EED"/>
    <w:rsid w:val="00A52D98"/>
    <w:rsid w:val="00A6179B"/>
    <w:rsid w:val="00A65E82"/>
    <w:rsid w:val="00A70B90"/>
    <w:rsid w:val="00A804B3"/>
    <w:rsid w:val="00A80C5C"/>
    <w:rsid w:val="00A96AA0"/>
    <w:rsid w:val="00A9780C"/>
    <w:rsid w:val="00AA194E"/>
    <w:rsid w:val="00AB2737"/>
    <w:rsid w:val="00AB2CED"/>
    <w:rsid w:val="00AC352D"/>
    <w:rsid w:val="00AC7493"/>
    <w:rsid w:val="00AD1978"/>
    <w:rsid w:val="00AD56E4"/>
    <w:rsid w:val="00AE26B5"/>
    <w:rsid w:val="00AE4DD8"/>
    <w:rsid w:val="00AE5E1C"/>
    <w:rsid w:val="00AF2F95"/>
    <w:rsid w:val="00B0177A"/>
    <w:rsid w:val="00B063B7"/>
    <w:rsid w:val="00B13FF4"/>
    <w:rsid w:val="00B15188"/>
    <w:rsid w:val="00B218B2"/>
    <w:rsid w:val="00B41590"/>
    <w:rsid w:val="00B42847"/>
    <w:rsid w:val="00B50786"/>
    <w:rsid w:val="00B51B92"/>
    <w:rsid w:val="00B60502"/>
    <w:rsid w:val="00B620DE"/>
    <w:rsid w:val="00B71DC2"/>
    <w:rsid w:val="00B73C38"/>
    <w:rsid w:val="00B76489"/>
    <w:rsid w:val="00B77313"/>
    <w:rsid w:val="00B8276F"/>
    <w:rsid w:val="00B85615"/>
    <w:rsid w:val="00B9327E"/>
    <w:rsid w:val="00B977A7"/>
    <w:rsid w:val="00BA0575"/>
    <w:rsid w:val="00BA5413"/>
    <w:rsid w:val="00BA5977"/>
    <w:rsid w:val="00BB3EAB"/>
    <w:rsid w:val="00BD0194"/>
    <w:rsid w:val="00BD12B5"/>
    <w:rsid w:val="00BD1C47"/>
    <w:rsid w:val="00BE04FE"/>
    <w:rsid w:val="00BE1866"/>
    <w:rsid w:val="00BE2D79"/>
    <w:rsid w:val="00BE3328"/>
    <w:rsid w:val="00BE5B2F"/>
    <w:rsid w:val="00BF3029"/>
    <w:rsid w:val="00C0055E"/>
    <w:rsid w:val="00C030EF"/>
    <w:rsid w:val="00C2110A"/>
    <w:rsid w:val="00C24DDA"/>
    <w:rsid w:val="00C25D3A"/>
    <w:rsid w:val="00C427FD"/>
    <w:rsid w:val="00C45199"/>
    <w:rsid w:val="00C50C16"/>
    <w:rsid w:val="00C5174E"/>
    <w:rsid w:val="00C561B2"/>
    <w:rsid w:val="00C6031D"/>
    <w:rsid w:val="00C63252"/>
    <w:rsid w:val="00C6587D"/>
    <w:rsid w:val="00C658B6"/>
    <w:rsid w:val="00C81E63"/>
    <w:rsid w:val="00CA1E0E"/>
    <w:rsid w:val="00CA3CF3"/>
    <w:rsid w:val="00CA67B8"/>
    <w:rsid w:val="00CA7834"/>
    <w:rsid w:val="00CB2FF6"/>
    <w:rsid w:val="00CB60D2"/>
    <w:rsid w:val="00CB6162"/>
    <w:rsid w:val="00CB7950"/>
    <w:rsid w:val="00CC1B76"/>
    <w:rsid w:val="00CD0A8C"/>
    <w:rsid w:val="00CD211E"/>
    <w:rsid w:val="00CD4613"/>
    <w:rsid w:val="00CD55F5"/>
    <w:rsid w:val="00CD696F"/>
    <w:rsid w:val="00CE5DB5"/>
    <w:rsid w:val="00D00C64"/>
    <w:rsid w:val="00D03A0E"/>
    <w:rsid w:val="00D1627B"/>
    <w:rsid w:val="00D26266"/>
    <w:rsid w:val="00D27D0C"/>
    <w:rsid w:val="00D30530"/>
    <w:rsid w:val="00D346EB"/>
    <w:rsid w:val="00D34DC6"/>
    <w:rsid w:val="00D41362"/>
    <w:rsid w:val="00D4195F"/>
    <w:rsid w:val="00D43598"/>
    <w:rsid w:val="00D61588"/>
    <w:rsid w:val="00D74F50"/>
    <w:rsid w:val="00D837EC"/>
    <w:rsid w:val="00D84F60"/>
    <w:rsid w:val="00D93956"/>
    <w:rsid w:val="00DA66C8"/>
    <w:rsid w:val="00DB5182"/>
    <w:rsid w:val="00DC5541"/>
    <w:rsid w:val="00DD1797"/>
    <w:rsid w:val="00DD5D6A"/>
    <w:rsid w:val="00DD635F"/>
    <w:rsid w:val="00DF39E3"/>
    <w:rsid w:val="00DF4F41"/>
    <w:rsid w:val="00E10A4A"/>
    <w:rsid w:val="00E1199C"/>
    <w:rsid w:val="00E149C0"/>
    <w:rsid w:val="00E4704D"/>
    <w:rsid w:val="00E60B1E"/>
    <w:rsid w:val="00E64B64"/>
    <w:rsid w:val="00E67388"/>
    <w:rsid w:val="00E7444C"/>
    <w:rsid w:val="00E82E6E"/>
    <w:rsid w:val="00E85775"/>
    <w:rsid w:val="00E95A8E"/>
    <w:rsid w:val="00EA1DD0"/>
    <w:rsid w:val="00EA2774"/>
    <w:rsid w:val="00EA4150"/>
    <w:rsid w:val="00EB3D0F"/>
    <w:rsid w:val="00EC23CE"/>
    <w:rsid w:val="00EC3C67"/>
    <w:rsid w:val="00ED10C2"/>
    <w:rsid w:val="00ED1AC7"/>
    <w:rsid w:val="00ED2B9A"/>
    <w:rsid w:val="00F0371E"/>
    <w:rsid w:val="00F05CF6"/>
    <w:rsid w:val="00F109C0"/>
    <w:rsid w:val="00F112A2"/>
    <w:rsid w:val="00F125D2"/>
    <w:rsid w:val="00F14BD0"/>
    <w:rsid w:val="00F35BBC"/>
    <w:rsid w:val="00F444E5"/>
    <w:rsid w:val="00F47ED8"/>
    <w:rsid w:val="00F54237"/>
    <w:rsid w:val="00F76C93"/>
    <w:rsid w:val="00F830B5"/>
    <w:rsid w:val="00F851C5"/>
    <w:rsid w:val="00F866BE"/>
    <w:rsid w:val="00F8719E"/>
    <w:rsid w:val="00F91147"/>
    <w:rsid w:val="00F93BCC"/>
    <w:rsid w:val="00F96D63"/>
    <w:rsid w:val="00FB4DAC"/>
    <w:rsid w:val="00FB6C32"/>
    <w:rsid w:val="00FC3385"/>
    <w:rsid w:val="00FC3F61"/>
    <w:rsid w:val="00FC4155"/>
    <w:rsid w:val="00FC41A8"/>
    <w:rsid w:val="00FD6EB8"/>
    <w:rsid w:val="00FE1C84"/>
    <w:rsid w:val="00FE1F6E"/>
    <w:rsid w:val="00FE79B6"/>
    <w:rsid w:val="00FF1557"/>
    <w:rsid w:val="00FF37D5"/>
    <w:rsid w:val="00FF4FEB"/>
    <w:rsid w:val="00FF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C6120B"/>
  <w15:docId w15:val="{9BC18233-A383-44A8-82EF-01C937D1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E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CF6"/>
  </w:style>
  <w:style w:type="paragraph" w:styleId="Footer">
    <w:name w:val="footer"/>
    <w:basedOn w:val="Normal"/>
    <w:link w:val="FooterChar"/>
    <w:uiPriority w:val="99"/>
    <w:unhideWhenUsed/>
    <w:rsid w:val="00F05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CF6"/>
  </w:style>
  <w:style w:type="paragraph" w:styleId="ListParagraph">
    <w:name w:val="List Paragraph"/>
    <w:basedOn w:val="Normal"/>
    <w:uiPriority w:val="34"/>
    <w:qFormat/>
    <w:rsid w:val="00ED10C2"/>
    <w:pPr>
      <w:ind w:left="720"/>
      <w:contextualSpacing/>
    </w:pPr>
  </w:style>
  <w:style w:type="character" w:styleId="Hyperlink">
    <w:name w:val="Hyperlink"/>
    <w:basedOn w:val="DefaultParagraphFont"/>
    <w:uiPriority w:val="99"/>
    <w:unhideWhenUsed/>
    <w:rsid w:val="00ED10C2"/>
    <w:rPr>
      <w:color w:val="0563C1" w:themeColor="hyperlink"/>
      <w:u w:val="single"/>
    </w:rPr>
  </w:style>
  <w:style w:type="character" w:customStyle="1" w:styleId="UnresolvedMention1">
    <w:name w:val="Unresolved Mention1"/>
    <w:basedOn w:val="DefaultParagraphFont"/>
    <w:uiPriority w:val="99"/>
    <w:semiHidden/>
    <w:unhideWhenUsed/>
    <w:rsid w:val="00ED10C2"/>
    <w:rPr>
      <w:color w:val="605E5C"/>
      <w:shd w:val="clear" w:color="auto" w:fill="E1DFDD"/>
    </w:rPr>
  </w:style>
  <w:style w:type="character" w:styleId="FollowedHyperlink">
    <w:name w:val="FollowedHyperlink"/>
    <w:basedOn w:val="DefaultParagraphFont"/>
    <w:uiPriority w:val="99"/>
    <w:semiHidden/>
    <w:unhideWhenUsed/>
    <w:rsid w:val="005C5AED"/>
    <w:rPr>
      <w:color w:val="954F72" w:themeColor="followedHyperlink"/>
      <w:u w:val="single"/>
    </w:rPr>
  </w:style>
  <w:style w:type="table" w:styleId="TableGrid">
    <w:name w:val="Table Grid"/>
    <w:basedOn w:val="TableNormal"/>
    <w:uiPriority w:val="39"/>
    <w:rsid w:val="00CD55F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41590"/>
    <w:rPr>
      <w:color w:val="605E5C"/>
      <w:shd w:val="clear" w:color="auto" w:fill="E1DFDD"/>
    </w:rPr>
  </w:style>
  <w:style w:type="paragraph" w:styleId="Revision">
    <w:name w:val="Revision"/>
    <w:hidden/>
    <w:uiPriority w:val="99"/>
    <w:semiHidden/>
    <w:rsid w:val="00CE5DB5"/>
    <w:pPr>
      <w:spacing w:after="0" w:line="240" w:lineRule="auto"/>
    </w:pPr>
  </w:style>
  <w:style w:type="paragraph" w:styleId="NormalWeb">
    <w:name w:val="Normal (Web)"/>
    <w:basedOn w:val="Normal"/>
    <w:uiPriority w:val="99"/>
    <w:semiHidden/>
    <w:unhideWhenUsed/>
    <w:rsid w:val="000A5F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809">
      <w:bodyDiv w:val="1"/>
      <w:marLeft w:val="0"/>
      <w:marRight w:val="0"/>
      <w:marTop w:val="0"/>
      <w:marBottom w:val="0"/>
      <w:divBdr>
        <w:top w:val="none" w:sz="0" w:space="0" w:color="auto"/>
        <w:left w:val="none" w:sz="0" w:space="0" w:color="auto"/>
        <w:bottom w:val="none" w:sz="0" w:space="0" w:color="auto"/>
        <w:right w:val="none" w:sz="0" w:space="0" w:color="auto"/>
      </w:divBdr>
    </w:div>
    <w:div w:id="215623835">
      <w:bodyDiv w:val="1"/>
      <w:marLeft w:val="0"/>
      <w:marRight w:val="0"/>
      <w:marTop w:val="0"/>
      <w:marBottom w:val="0"/>
      <w:divBdr>
        <w:top w:val="none" w:sz="0" w:space="0" w:color="auto"/>
        <w:left w:val="none" w:sz="0" w:space="0" w:color="auto"/>
        <w:bottom w:val="none" w:sz="0" w:space="0" w:color="auto"/>
        <w:right w:val="none" w:sz="0" w:space="0" w:color="auto"/>
      </w:divBdr>
    </w:div>
    <w:div w:id="436366887">
      <w:bodyDiv w:val="1"/>
      <w:marLeft w:val="0"/>
      <w:marRight w:val="0"/>
      <w:marTop w:val="0"/>
      <w:marBottom w:val="0"/>
      <w:divBdr>
        <w:top w:val="none" w:sz="0" w:space="0" w:color="auto"/>
        <w:left w:val="none" w:sz="0" w:space="0" w:color="auto"/>
        <w:bottom w:val="none" w:sz="0" w:space="0" w:color="auto"/>
        <w:right w:val="none" w:sz="0" w:space="0" w:color="auto"/>
      </w:divBdr>
    </w:div>
    <w:div w:id="438961021">
      <w:bodyDiv w:val="1"/>
      <w:marLeft w:val="0"/>
      <w:marRight w:val="0"/>
      <w:marTop w:val="0"/>
      <w:marBottom w:val="0"/>
      <w:divBdr>
        <w:top w:val="none" w:sz="0" w:space="0" w:color="auto"/>
        <w:left w:val="none" w:sz="0" w:space="0" w:color="auto"/>
        <w:bottom w:val="none" w:sz="0" w:space="0" w:color="auto"/>
        <w:right w:val="none" w:sz="0" w:space="0" w:color="auto"/>
      </w:divBdr>
    </w:div>
    <w:div w:id="479734187">
      <w:bodyDiv w:val="1"/>
      <w:marLeft w:val="0"/>
      <w:marRight w:val="0"/>
      <w:marTop w:val="0"/>
      <w:marBottom w:val="0"/>
      <w:divBdr>
        <w:top w:val="none" w:sz="0" w:space="0" w:color="auto"/>
        <w:left w:val="none" w:sz="0" w:space="0" w:color="auto"/>
        <w:bottom w:val="none" w:sz="0" w:space="0" w:color="auto"/>
        <w:right w:val="none" w:sz="0" w:space="0" w:color="auto"/>
      </w:divBdr>
      <w:divsChild>
        <w:div w:id="685716274">
          <w:marLeft w:val="0"/>
          <w:marRight w:val="0"/>
          <w:marTop w:val="0"/>
          <w:marBottom w:val="0"/>
          <w:divBdr>
            <w:top w:val="none" w:sz="0" w:space="0" w:color="auto"/>
            <w:left w:val="none" w:sz="0" w:space="0" w:color="auto"/>
            <w:bottom w:val="none" w:sz="0" w:space="0" w:color="auto"/>
            <w:right w:val="none" w:sz="0" w:space="0" w:color="auto"/>
          </w:divBdr>
        </w:div>
      </w:divsChild>
    </w:div>
    <w:div w:id="490566821">
      <w:bodyDiv w:val="1"/>
      <w:marLeft w:val="0"/>
      <w:marRight w:val="0"/>
      <w:marTop w:val="0"/>
      <w:marBottom w:val="0"/>
      <w:divBdr>
        <w:top w:val="none" w:sz="0" w:space="0" w:color="auto"/>
        <w:left w:val="none" w:sz="0" w:space="0" w:color="auto"/>
        <w:bottom w:val="none" w:sz="0" w:space="0" w:color="auto"/>
        <w:right w:val="none" w:sz="0" w:space="0" w:color="auto"/>
      </w:divBdr>
    </w:div>
    <w:div w:id="572740217">
      <w:bodyDiv w:val="1"/>
      <w:marLeft w:val="0"/>
      <w:marRight w:val="0"/>
      <w:marTop w:val="0"/>
      <w:marBottom w:val="0"/>
      <w:divBdr>
        <w:top w:val="none" w:sz="0" w:space="0" w:color="auto"/>
        <w:left w:val="none" w:sz="0" w:space="0" w:color="auto"/>
        <w:bottom w:val="none" w:sz="0" w:space="0" w:color="auto"/>
        <w:right w:val="none" w:sz="0" w:space="0" w:color="auto"/>
      </w:divBdr>
    </w:div>
    <w:div w:id="920992632">
      <w:bodyDiv w:val="1"/>
      <w:marLeft w:val="0"/>
      <w:marRight w:val="0"/>
      <w:marTop w:val="0"/>
      <w:marBottom w:val="0"/>
      <w:divBdr>
        <w:top w:val="none" w:sz="0" w:space="0" w:color="auto"/>
        <w:left w:val="none" w:sz="0" w:space="0" w:color="auto"/>
        <w:bottom w:val="none" w:sz="0" w:space="0" w:color="auto"/>
        <w:right w:val="none" w:sz="0" w:space="0" w:color="auto"/>
      </w:divBdr>
    </w:div>
    <w:div w:id="1061368825">
      <w:bodyDiv w:val="1"/>
      <w:marLeft w:val="0"/>
      <w:marRight w:val="0"/>
      <w:marTop w:val="0"/>
      <w:marBottom w:val="0"/>
      <w:divBdr>
        <w:top w:val="none" w:sz="0" w:space="0" w:color="auto"/>
        <w:left w:val="none" w:sz="0" w:space="0" w:color="auto"/>
        <w:bottom w:val="none" w:sz="0" w:space="0" w:color="auto"/>
        <w:right w:val="none" w:sz="0" w:space="0" w:color="auto"/>
      </w:divBdr>
    </w:div>
    <w:div w:id="1504780760">
      <w:bodyDiv w:val="1"/>
      <w:marLeft w:val="0"/>
      <w:marRight w:val="0"/>
      <w:marTop w:val="0"/>
      <w:marBottom w:val="0"/>
      <w:divBdr>
        <w:top w:val="none" w:sz="0" w:space="0" w:color="auto"/>
        <w:left w:val="none" w:sz="0" w:space="0" w:color="auto"/>
        <w:bottom w:val="none" w:sz="0" w:space="0" w:color="auto"/>
        <w:right w:val="none" w:sz="0" w:space="0" w:color="auto"/>
      </w:divBdr>
    </w:div>
    <w:div w:id="1565068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lumbiasouthern.edu/OSH"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sacscoc.org" TargetMode="External"/><Relationship Id="rId4" Type="http://schemas.openxmlformats.org/officeDocument/2006/relationships/webSettings" Target="webSettings.xml"/><Relationship Id="rId9" Type="http://schemas.openxmlformats.org/officeDocument/2006/relationships/hyperlink" Target="https://url.uk.m.mimecastprotect.com/s/-vLBCDRp1cqRLAYCWflTjTEdm?domain=columbiasouthern.edu/"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437</Words>
  <Characters>2934</Characters>
  <Application>Microsoft Office Word</Application>
  <DocSecurity>4</DocSecurity>
  <Lines>293</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Swinson</dc:creator>
  <cp:keywords/>
  <dc:description/>
  <cp:lastModifiedBy>Eric Severson</cp:lastModifiedBy>
  <cp:revision>2</cp:revision>
  <dcterms:created xsi:type="dcterms:W3CDTF">2025-10-29T14:05:00Z</dcterms:created>
  <dcterms:modified xsi:type="dcterms:W3CDTF">2025-10-29T14:05:00Z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4d28d983-1967-4fe7-a7ae-b8a9de1b66d1</vt:lpwstr>
  </property>
</Properties>
</file>